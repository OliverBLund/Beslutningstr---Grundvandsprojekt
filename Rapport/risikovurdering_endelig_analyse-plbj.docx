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B2738" w14:textId="77777777" w:rsidR="001F3A38" w:rsidRPr="008B4E55" w:rsidRDefault="001F3A38" w:rsidP="001F3A38">
      <w:pPr>
        <w:pStyle w:val="Title"/>
        <w:jc w:val="center"/>
        <w:rPr>
          <w:b/>
          <w:bCs/>
        </w:rPr>
      </w:pPr>
      <w:r w:rsidRPr="008B4E55">
        <w:rPr>
          <w:b/>
          <w:noProof/>
        </w:rPr>
        <w:drawing>
          <wp:inline distT="0" distB="0" distL="0" distR="0" wp14:anchorId="21FB4BDF" wp14:editId="409A655B">
            <wp:extent cx="1114425" cy="1552575"/>
            <wp:effectExtent l="0" t="0" r="9525" b="9525"/>
            <wp:docPr id="363703664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C69DB" w14:textId="77777777" w:rsidR="001F3A38" w:rsidRPr="00F75F2E" w:rsidRDefault="001F3A38" w:rsidP="001F3A38">
      <w:pPr>
        <w:pStyle w:val="Title"/>
        <w:jc w:val="center"/>
        <w:rPr>
          <w:b/>
          <w:bCs/>
        </w:rPr>
      </w:pPr>
      <w:r w:rsidRPr="00F75F2E">
        <w:rPr>
          <w:b/>
          <w:bCs/>
        </w:rPr>
        <w:t xml:space="preserve">Notat om </w:t>
      </w:r>
      <w:r>
        <w:rPr>
          <w:b/>
          <w:bCs/>
        </w:rPr>
        <w:t>risikovurderings-resultater</w:t>
      </w:r>
    </w:p>
    <w:p w14:paraId="1F45E096" w14:textId="77777777" w:rsidR="001F3A38" w:rsidRPr="00C31649" w:rsidRDefault="001F3A38" w:rsidP="001F3A38">
      <w:pPr>
        <w:jc w:val="center"/>
        <w:rPr>
          <w:b/>
          <w:bCs/>
          <w:sz w:val="28"/>
          <w:szCs w:val="28"/>
        </w:rPr>
      </w:pPr>
      <w:r w:rsidRPr="00C31649">
        <w:rPr>
          <w:b/>
          <w:bCs/>
          <w:sz w:val="28"/>
          <w:szCs w:val="28"/>
        </w:rPr>
        <w:t>Analyse af lokaliteter uden registreret stofdata eller losseplads aktivitet/branche</w:t>
      </w:r>
    </w:p>
    <w:p w14:paraId="56C58ECB" w14:textId="77777777" w:rsidR="001F3A38" w:rsidRPr="00CF075C" w:rsidRDefault="001F3A38" w:rsidP="001F3A38"/>
    <w:p w14:paraId="7403D357" w14:textId="77777777" w:rsidR="001F3A38" w:rsidRPr="001F3A38" w:rsidRDefault="001F3A38" w:rsidP="001F3A38">
      <w:pPr>
        <w:pStyle w:val="Title"/>
        <w:jc w:val="center"/>
        <w:rPr>
          <w:sz w:val="32"/>
          <w:szCs w:val="32"/>
        </w:rPr>
      </w:pPr>
      <w:r w:rsidRPr="001F3A38">
        <w:rPr>
          <w:sz w:val="32"/>
          <w:szCs w:val="32"/>
        </w:rPr>
        <w:t>Oliver B. Lund</w:t>
      </w:r>
    </w:p>
    <w:p w14:paraId="51CFA964" w14:textId="77777777" w:rsidR="001F3A38" w:rsidRPr="001F3A38" w:rsidRDefault="001F3A38" w:rsidP="001F3A38">
      <w:pPr>
        <w:pStyle w:val="Title"/>
        <w:rPr>
          <w:b/>
          <w:bCs/>
        </w:rPr>
      </w:pPr>
    </w:p>
    <w:p w14:paraId="26A233AD" w14:textId="77777777" w:rsidR="001F3A38" w:rsidRPr="001F3A38" w:rsidRDefault="001F3A38" w:rsidP="001F3A38">
      <w:pPr>
        <w:pStyle w:val="Title"/>
        <w:rPr>
          <w:b/>
          <w:bCs/>
        </w:rPr>
      </w:pPr>
    </w:p>
    <w:p w14:paraId="37A53F3A" w14:textId="77777777" w:rsidR="001F3A38" w:rsidRPr="001F3A38" w:rsidRDefault="001F3A38" w:rsidP="001F3A38">
      <w:pPr>
        <w:pStyle w:val="Title"/>
        <w:rPr>
          <w:b/>
          <w:bCs/>
        </w:rPr>
      </w:pPr>
    </w:p>
    <w:p w14:paraId="59776391" w14:textId="77777777" w:rsidR="001F3A38" w:rsidRPr="001F3A38" w:rsidRDefault="001F3A38" w:rsidP="001F3A38">
      <w:pPr>
        <w:pStyle w:val="Title"/>
        <w:rPr>
          <w:b/>
          <w:bCs/>
        </w:rPr>
      </w:pPr>
    </w:p>
    <w:p w14:paraId="5433A72A" w14:textId="77777777" w:rsidR="001F3A38" w:rsidRPr="001F3A38" w:rsidRDefault="001F3A38" w:rsidP="001F3A38">
      <w:pPr>
        <w:pStyle w:val="Title"/>
        <w:rPr>
          <w:b/>
          <w:bCs/>
        </w:rPr>
      </w:pPr>
    </w:p>
    <w:p w14:paraId="5CA0C8E7" w14:textId="77777777" w:rsidR="001F3A38" w:rsidRPr="001F3A38" w:rsidRDefault="001F3A38" w:rsidP="001F3A38">
      <w:pPr>
        <w:pStyle w:val="Title"/>
        <w:rPr>
          <w:b/>
          <w:bCs/>
        </w:rPr>
      </w:pPr>
    </w:p>
    <w:p w14:paraId="1F482D2C" w14:textId="77777777" w:rsidR="001F3A38" w:rsidRPr="001F3A38" w:rsidRDefault="001F3A38" w:rsidP="001F3A38">
      <w:pPr>
        <w:pStyle w:val="Title"/>
        <w:rPr>
          <w:b/>
          <w:bCs/>
        </w:rPr>
      </w:pPr>
    </w:p>
    <w:p w14:paraId="2EF9B000" w14:textId="77777777" w:rsidR="001F3A38" w:rsidRPr="001F3A38" w:rsidRDefault="001F3A38" w:rsidP="001F3A38">
      <w:pPr>
        <w:pStyle w:val="Title"/>
        <w:rPr>
          <w:b/>
          <w:bCs/>
        </w:rPr>
      </w:pPr>
    </w:p>
    <w:p w14:paraId="3BE1C0A0" w14:textId="77777777" w:rsidR="001F3A38" w:rsidRPr="001F3A38" w:rsidRDefault="001F3A38" w:rsidP="001F3A38">
      <w:pPr>
        <w:pStyle w:val="Title"/>
        <w:rPr>
          <w:b/>
          <w:bCs/>
        </w:rPr>
      </w:pPr>
    </w:p>
    <w:p w14:paraId="5EA77EAF" w14:textId="77777777" w:rsidR="001F3A38" w:rsidRPr="001F3A38" w:rsidRDefault="001F3A38" w:rsidP="001F3A38">
      <w:pPr>
        <w:pStyle w:val="Title"/>
        <w:rPr>
          <w:b/>
          <w:bCs/>
        </w:rPr>
      </w:pPr>
    </w:p>
    <w:p w14:paraId="5AB3E121" w14:textId="77777777" w:rsidR="001F3A38" w:rsidRPr="001F3A38" w:rsidRDefault="001F3A38" w:rsidP="001F3A38">
      <w:pPr>
        <w:pStyle w:val="Title"/>
        <w:rPr>
          <w:b/>
          <w:bCs/>
        </w:rPr>
      </w:pPr>
    </w:p>
    <w:p w14:paraId="41D09BDC" w14:textId="77777777" w:rsidR="001F3A38" w:rsidRPr="001F3A38" w:rsidRDefault="001F3A38" w:rsidP="001F3A38">
      <w:pPr>
        <w:pStyle w:val="Title"/>
        <w:rPr>
          <w:b/>
          <w:bCs/>
        </w:rPr>
      </w:pPr>
    </w:p>
    <w:p w14:paraId="7AF81DD6" w14:textId="77777777" w:rsidR="001F3A38" w:rsidRPr="008C7AA2" w:rsidRDefault="001F3A38" w:rsidP="001F3A38">
      <w:pPr>
        <w:pStyle w:val="Title"/>
        <w:jc w:val="center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gramStart"/>
      <w:r>
        <w:rPr>
          <w:sz w:val="24"/>
          <w:szCs w:val="24"/>
        </w:rPr>
        <w:t>Oktober</w:t>
      </w:r>
      <w:proofErr w:type="gramEnd"/>
      <w:r w:rsidRPr="008B4E55">
        <w:rPr>
          <w:sz w:val="24"/>
          <w:szCs w:val="24"/>
        </w:rPr>
        <w:t xml:space="preserve"> 202</w:t>
      </w:r>
      <w:r>
        <w:rPr>
          <w:sz w:val="24"/>
          <w:szCs w:val="24"/>
        </w:rPr>
        <w:t>5</w:t>
      </w:r>
    </w:p>
    <w:p w14:paraId="1B9D8F8F" w14:textId="77777777" w:rsidR="001F3A38" w:rsidRPr="008C7AA2" w:rsidRDefault="001F3A38" w:rsidP="001F3A38">
      <w:pPr>
        <w:rPr>
          <w:lang w:val="en-US"/>
        </w:rPr>
      </w:pPr>
      <w:r w:rsidRPr="001F3A38">
        <w:lastRenderedPageBreak/>
        <w:t xml:space="preserve">● Perfect! </w:t>
      </w:r>
      <w:r w:rsidRPr="008C7AA2">
        <w:rPr>
          <w:lang w:val="en-US"/>
        </w:rPr>
        <w:t xml:space="preserve">The analysis </w:t>
      </w:r>
      <w:proofErr w:type="gramStart"/>
      <w:r w:rsidRPr="008C7AA2">
        <w:rPr>
          <w:lang w:val="en-US"/>
        </w:rPr>
        <w:t>completed</w:t>
      </w:r>
      <w:proofErr w:type="gramEnd"/>
      <w:r w:rsidRPr="008C7AA2">
        <w:rPr>
          <w:lang w:val="en-US"/>
        </w:rPr>
        <w:t xml:space="preserve"> successfully. Here </w:t>
      </w:r>
      <w:proofErr w:type="gramStart"/>
      <w:r w:rsidRPr="008C7AA2">
        <w:rPr>
          <w:lang w:val="en-US"/>
        </w:rPr>
        <w:t>are</w:t>
      </w:r>
      <w:proofErr w:type="gramEnd"/>
      <w:r w:rsidRPr="008C7AA2">
        <w:rPr>
          <w:lang w:val="en-US"/>
        </w:rPr>
        <w:t xml:space="preserve"> the updated key numbers based on your current</w:t>
      </w:r>
    </w:p>
    <w:p w14:paraId="06991B52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workflow:</w:t>
      </w:r>
    </w:p>
    <w:p w14:paraId="3AB9DF5F" w14:textId="77777777" w:rsidR="001F3A38" w:rsidRPr="008C7AA2" w:rsidRDefault="001F3A38" w:rsidP="001F3A38">
      <w:pPr>
        <w:rPr>
          <w:lang w:val="en-US"/>
        </w:rPr>
      </w:pPr>
    </w:p>
    <w:p w14:paraId="07BB1D67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Updated Results (vs Old PDF):</w:t>
      </w:r>
    </w:p>
    <w:p w14:paraId="30639C63" w14:textId="77777777" w:rsidR="001F3A38" w:rsidRPr="008C7AA2" w:rsidRDefault="001F3A38" w:rsidP="001F3A38">
      <w:pPr>
        <w:rPr>
          <w:lang w:val="en-US"/>
        </w:rPr>
      </w:pPr>
    </w:p>
    <w:p w14:paraId="78733CA1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GVFK Progression:</w:t>
      </w:r>
    </w:p>
    <w:p w14:paraId="77E9F54E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- Step 1 (All Denmark): 2,043 GVFKs</w:t>
      </w:r>
    </w:p>
    <w:p w14:paraId="6574A540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- Step 2 (River Contact): 588 GVFKs (28.8%)</w:t>
      </w:r>
    </w:p>
    <w:p w14:paraId="46F46217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- Step 3 (V1/V2 Sites): 490 GVFKs (24.0%)</w:t>
      </w:r>
    </w:p>
    <w:p w14:paraId="2863DE07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- Step 5b (Core): 240 GVFKs ← was 218 in old PDF (+22, +10.1%)</w:t>
      </w:r>
    </w:p>
    <w:p w14:paraId="1A498BEF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- Step 5b+ (Expanded): 331 GVFKs ← was 310 in old PDF (+21, +6.8%)</w:t>
      </w:r>
    </w:p>
    <w:p w14:paraId="128A1E0D" w14:textId="77777777" w:rsidR="001F3A38" w:rsidRPr="008C7AA2" w:rsidRDefault="001F3A38" w:rsidP="001F3A38">
      <w:pPr>
        <w:rPr>
          <w:lang w:val="en-US"/>
        </w:rPr>
      </w:pPr>
    </w:p>
    <w:p w14:paraId="57AFA479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Site Counts:</w:t>
      </w:r>
    </w:p>
    <w:p w14:paraId="0845A84D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- Core substance sites: 1,743 (same as old PDF)</w:t>
      </w:r>
    </w:p>
    <w:p w14:paraId="73564C7D" w14:textId="77777777" w:rsidR="001F3A38" w:rsidRPr="009D3E2D" w:rsidRDefault="001F3A38" w:rsidP="001F3A38">
      <w:pPr>
        <w:rPr>
          <w:b/>
          <w:bCs/>
        </w:rPr>
      </w:pPr>
      <w:r w:rsidRPr="001F3A38">
        <w:rPr>
          <w:lang w:val="en-US"/>
        </w:rPr>
        <w:t xml:space="preserve">  </w:t>
      </w:r>
      <w:r w:rsidRPr="009D3E2D">
        <w:t xml:space="preserve">- </w:t>
      </w:r>
      <w:proofErr w:type="spellStart"/>
      <w:r w:rsidRPr="009D3E2D">
        <w:t>Branch-only</w:t>
      </w:r>
      <w:proofErr w:type="spellEnd"/>
      <w:r w:rsidRPr="009D3E2D">
        <w:t xml:space="preserve"> sites: 4,335 (</w:t>
      </w:r>
      <w:proofErr w:type="spellStart"/>
      <w:r w:rsidRPr="009D3E2D">
        <w:t>vs</w:t>
      </w:r>
      <w:proofErr w:type="spellEnd"/>
      <w:r w:rsidRPr="009D3E2D">
        <w:t xml:space="preserve"> 3,714 in old PDF) –</w:t>
      </w:r>
      <w:r w:rsidRPr="009D3E2D">
        <w:rPr>
          <w:b/>
          <w:bCs/>
        </w:rPr>
        <w:t xml:space="preserve"> DETTE ER 4335 KOMBINATIOER IKKE LOKAL</w:t>
      </w:r>
      <w:r>
        <w:rPr>
          <w:b/>
          <w:bCs/>
        </w:rPr>
        <w:t>ITETER</w:t>
      </w:r>
    </w:p>
    <w:p w14:paraId="50C1524B" w14:textId="77777777" w:rsidR="001F3A38" w:rsidRPr="008C7AA2" w:rsidRDefault="001F3A38" w:rsidP="001F3A38">
      <w:pPr>
        <w:rPr>
          <w:lang w:val="en-US"/>
        </w:rPr>
      </w:pPr>
      <w:r w:rsidRPr="009D3E2D">
        <w:t xml:space="preserve">  </w:t>
      </w:r>
      <w:r w:rsidRPr="008C7AA2">
        <w:rPr>
          <w:lang w:val="en-US"/>
        </w:rPr>
        <w:t>- Sites in new GVFKs: 242 (vs 241 in old PDF)</w:t>
      </w:r>
    </w:p>
    <w:p w14:paraId="237EDCE4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- Expanded total: 6,078 (vs 5,457 in old PDF)</w:t>
      </w:r>
    </w:p>
    <w:p w14:paraId="54ECE1E8" w14:textId="77777777" w:rsidR="001F3A38" w:rsidRPr="008C7AA2" w:rsidRDefault="001F3A38" w:rsidP="001F3A38">
      <w:pPr>
        <w:rPr>
          <w:lang w:val="en-US"/>
        </w:rPr>
      </w:pPr>
    </w:p>
    <w:p w14:paraId="1EA35B46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Area/Volume Coverage:</w:t>
      </w:r>
    </w:p>
    <w:p w14:paraId="7BF145AC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- Core: 60,386 km² (50.0%), 1.33×10¹² m³ (44.3%)</w:t>
      </w:r>
    </w:p>
    <w:p w14:paraId="720ACEFE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- Expanded: 70,144 km² (58.1%), 1.68×10¹² m³ (55.7%)</w:t>
      </w:r>
    </w:p>
    <w:p w14:paraId="23B3DBB0" w14:textId="77777777" w:rsidR="001F3A38" w:rsidRPr="008C7AA2" w:rsidRDefault="001F3A38" w:rsidP="001F3A38">
      <w:pPr>
        <w:rPr>
          <w:lang w:val="en-US"/>
        </w:rPr>
      </w:pPr>
    </w:p>
    <w:p w14:paraId="45FFBAB1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New GVFKs Contribution:</w:t>
      </w:r>
    </w:p>
    <w:p w14:paraId="7EA9E446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- 91 new GVFKs (vs 92 in old PDF)</w:t>
      </w:r>
    </w:p>
    <w:p w14:paraId="56A758AD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- Add 9,759 km² and 3.44×10¹¹ m³</w:t>
      </w:r>
    </w:p>
    <w:p w14:paraId="6D01B970" w14:textId="77777777" w:rsidR="001F3A38" w:rsidRPr="008C7AA2" w:rsidRDefault="001F3A38" w:rsidP="001F3A38">
      <w:pPr>
        <w:rPr>
          <w:lang w:val="en-US"/>
        </w:rPr>
      </w:pPr>
    </w:p>
    <w:p w14:paraId="763400A9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Regional Distribution (Core → Expanded):</w:t>
      </w:r>
    </w:p>
    <w:p w14:paraId="440A40B7" w14:textId="77777777" w:rsidR="001F3A38" w:rsidRDefault="001F3A38" w:rsidP="001F3A38">
      <w:r w:rsidRPr="008C7AA2">
        <w:rPr>
          <w:lang w:val="en-US"/>
        </w:rPr>
        <w:lastRenderedPageBreak/>
        <w:t xml:space="preserve">  </w:t>
      </w:r>
      <w:r>
        <w:t>- Hovedstaden: 28 → 33 (+5)</w:t>
      </w:r>
    </w:p>
    <w:p w14:paraId="586186EB" w14:textId="77777777" w:rsidR="001F3A38" w:rsidRDefault="001F3A38" w:rsidP="001F3A38">
      <w:r>
        <w:t xml:space="preserve">  - Midtjylland: 58 → 106 (+48)</w:t>
      </w:r>
    </w:p>
    <w:p w14:paraId="3081C86D" w14:textId="77777777" w:rsidR="001F3A38" w:rsidRDefault="001F3A38" w:rsidP="001F3A38">
      <w:r>
        <w:t xml:space="preserve">  - Nordjylland: 30 → 37 (+7)</w:t>
      </w:r>
    </w:p>
    <w:p w14:paraId="7DF2DC61" w14:textId="77777777" w:rsidR="001F3A38" w:rsidRDefault="001F3A38" w:rsidP="001F3A38">
      <w:r>
        <w:t xml:space="preserve">  - Sjælland: 43 → 59 (+16)</w:t>
      </w:r>
    </w:p>
    <w:p w14:paraId="68FD6CD2" w14:textId="77777777" w:rsidR="001F3A38" w:rsidRDefault="001F3A38" w:rsidP="001F3A38">
      <w:r>
        <w:t xml:space="preserve">  - Syddanmark: 75 → 111 (+36)</w:t>
      </w:r>
    </w:p>
    <w:p w14:paraId="5D44B098" w14:textId="77777777" w:rsidR="001F3A38" w:rsidRDefault="001F3A38" w:rsidP="001F3A38"/>
    <w:p w14:paraId="2F379E2C" w14:textId="77777777" w:rsidR="001F3A38" w:rsidRPr="008C7AA2" w:rsidRDefault="001F3A38" w:rsidP="001F3A38">
      <w:pPr>
        <w:rPr>
          <w:lang w:val="en-US"/>
        </w:rPr>
      </w:pPr>
      <w:r>
        <w:t xml:space="preserve">  </w:t>
      </w:r>
      <w:r w:rsidRPr="008C7AA2">
        <w:rPr>
          <w:lang w:val="en-US"/>
        </w:rPr>
        <w:t>Main changes: The 22 additional GVFKs in Step 5b (240 vs 218) are likely due to PFAS being added as a</w:t>
      </w:r>
    </w:p>
    <w:p w14:paraId="03BBC77E" w14:textId="77777777" w:rsidR="001F3A38" w:rsidRPr="008C7AA2" w:rsidRDefault="001F3A38" w:rsidP="001F3A38">
      <w:pPr>
        <w:rPr>
          <w:lang w:val="en-US"/>
        </w:rPr>
      </w:pPr>
      <w:r w:rsidRPr="008C7AA2">
        <w:rPr>
          <w:lang w:val="en-US"/>
        </w:rPr>
        <w:t xml:space="preserve">  separate category with 500m threshold, as mentioned in the old PDF.</w:t>
      </w:r>
    </w:p>
    <w:p w14:paraId="55E0E784" w14:textId="77777777" w:rsidR="001F3A38" w:rsidRDefault="001F3A38" w:rsidP="001F3A38">
      <w:pPr>
        <w:pStyle w:val="Heading1"/>
      </w:pPr>
      <w:r w:rsidRPr="00EE1928">
        <w:t>INTRODU</w:t>
      </w:r>
      <w:r>
        <w:t>K</w:t>
      </w:r>
      <w:r w:rsidRPr="00EE1928">
        <w:t>TION</w:t>
      </w:r>
    </w:p>
    <w:p w14:paraId="301E9C61" w14:textId="77777777" w:rsidR="001F3A38" w:rsidRDefault="001F3A38" w:rsidP="001F3A38">
      <w:r>
        <w:t xml:space="preserve">Dette notat er et led i at afklare håndteringen af V1 lokaliteter, som kun har registreret brancher/aktiviteter (ikke stoffer).  </w:t>
      </w:r>
    </w:p>
    <w:p w14:paraId="2161FE85" w14:textId="77777777" w:rsidR="001F3A38" w:rsidRDefault="001F3A38" w:rsidP="001F3A38">
      <w:r>
        <w:t>Konkret er f</w:t>
      </w:r>
      <w:r w:rsidRPr="006B29B1">
        <w:t xml:space="preserve">ormålet med dette </w:t>
      </w:r>
      <w:proofErr w:type="gramStart"/>
      <w:r w:rsidRPr="006B29B1">
        <w:t>notat</w:t>
      </w:r>
      <w:r>
        <w:t>,</w:t>
      </w:r>
      <w:proofErr w:type="gramEnd"/>
      <w:r w:rsidRPr="006B29B1">
        <w:t xml:space="preserve"> at sammenligne de endelige resultater fra risikovurderingen (</w:t>
      </w:r>
      <w:commentRangeStart w:id="0"/>
      <w:r w:rsidRPr="006B29B1">
        <w:t>Step 5b: 2</w:t>
      </w:r>
      <w:r>
        <w:t>40</w:t>
      </w:r>
      <w:r w:rsidRPr="006B29B1">
        <w:t xml:space="preserve"> </w:t>
      </w:r>
      <w:proofErr w:type="spellStart"/>
      <w:r w:rsidRPr="006B29B1">
        <w:t>GVFKs</w:t>
      </w:r>
      <w:commentRangeEnd w:id="0"/>
      <w:proofErr w:type="spellEnd"/>
      <w:r>
        <w:rPr>
          <w:rStyle w:val="CommentReference"/>
        </w:rPr>
        <w:commentReference w:id="0"/>
      </w:r>
      <w:r w:rsidRPr="006B29B1">
        <w:t>) med</w:t>
      </w:r>
      <w:r>
        <w:t>,</w:t>
      </w:r>
      <w:r w:rsidRPr="006B29B1">
        <w:t xml:space="preserve"> hvordan</w:t>
      </w:r>
      <w:r>
        <w:t xml:space="preserve"> </w:t>
      </w:r>
      <w:r w:rsidRPr="006B29B1">
        <w:t>disse resultater vil se ud, hvis vi inkluderer V1/V2 lokaliteter</w:t>
      </w:r>
      <w:r>
        <w:t>,</w:t>
      </w:r>
      <w:r w:rsidRPr="006B29B1">
        <w:t xml:space="preserve"> der er indenfor 500 m af vandløb, men hverken har</w:t>
      </w:r>
      <w:r>
        <w:t xml:space="preserve"> </w:t>
      </w:r>
      <w:r w:rsidRPr="006B29B1">
        <w:t>registreret stofdata eller losseplads aktivitet/branche. Analysen undersøger</w:t>
      </w:r>
      <w:r>
        <w:t xml:space="preserve"> hvordan</w:t>
      </w:r>
      <w:r w:rsidRPr="006B29B1">
        <w:t xml:space="preserve"> denne udvidelse </w:t>
      </w:r>
      <w:r>
        <w:t xml:space="preserve">af V1/V2 lokaliteter påvirker de endelige resultater, samt hvordan fordelingen af brancher/aktiviteter ser ud for disse lokaliteter sammenlignet med de lokaliteter fra de 240 </w:t>
      </w:r>
      <w:proofErr w:type="spellStart"/>
      <w:r>
        <w:t>GVFKs</w:t>
      </w:r>
      <w:proofErr w:type="spellEnd"/>
      <w:r>
        <w:t xml:space="preserve">. </w:t>
      </w:r>
    </w:p>
    <w:p w14:paraId="476E0085" w14:textId="77777777" w:rsidR="001F3A38" w:rsidRDefault="001F3A38" w:rsidP="001F3A38">
      <w:r>
        <w:t>De endelige resultater for mængden af GVFK der kommer i risiko ses i figur 1. Trin 1 – 5 referer til trin i koden, som er beskrevet meget mere dybdegående i notatet om hele metoden (som jeg arbejder på).</w:t>
      </w:r>
    </w:p>
    <w:p w14:paraId="6216BDBD" w14:textId="77777777" w:rsidR="001F3A38" w:rsidRDefault="001F3A38" w:rsidP="001F3A38">
      <w:pPr>
        <w:rPr>
          <w:b/>
          <w:bCs/>
        </w:rPr>
      </w:pPr>
      <w:r>
        <w:rPr>
          <w:b/>
          <w:bCs/>
        </w:rPr>
        <w:t xml:space="preserve">NB: </w:t>
      </w:r>
      <w:r>
        <w:t>Resultaterne er en smule anderledes</w:t>
      </w:r>
      <w:ins w:id="1" w:author="Poul Løgstrup Bjerg" w:date="2025-10-06T06:44:00Z" w16du:dateUtc="2025-10-06T04:44:00Z">
        <w:r>
          <w:t>,</w:t>
        </w:r>
      </w:ins>
      <w:r>
        <w:t xml:space="preserve"> end det der blev præsenteret til mødet d. 29</w:t>
      </w:r>
      <w:ins w:id="2" w:author="Poul Løgstrup Bjerg" w:date="2025-10-06T06:44:00Z" w16du:dateUtc="2025-10-06T04:44:00Z">
        <w:r>
          <w:t>.</w:t>
        </w:r>
      </w:ins>
      <w:r>
        <w:t xml:space="preserve"> september 2025: PFAS er blevet tilføjet som en gruppe for sig selv. Der var ved en fejl i koden sket det</w:t>
      </w:r>
      <w:ins w:id="3" w:author="Poul Løgstrup Bjerg" w:date="2025-10-06T06:44:00Z" w16du:dateUtc="2025-10-06T04:44:00Z">
        <w:r>
          <w:t>,</w:t>
        </w:r>
      </w:ins>
      <w:r>
        <w:t xml:space="preserve"> at alle </w:t>
      </w:r>
      <w:proofErr w:type="gramStart"/>
      <w:r>
        <w:t>PFAS stoffer</w:t>
      </w:r>
      <w:proofErr w:type="gramEnd"/>
      <w:r>
        <w:t xml:space="preserve"> endte i </w:t>
      </w:r>
      <w:proofErr w:type="gramStart"/>
      <w:r>
        <w:t>pesticid gruppen</w:t>
      </w:r>
      <w:proofErr w:type="gramEnd"/>
      <w:r>
        <w:t xml:space="preserve"> eller andre grupper.</w:t>
      </w:r>
      <w:r w:rsidRPr="00B36799">
        <w:rPr>
          <w:b/>
          <w:bCs/>
        </w:rPr>
        <w:t xml:space="preserve"> Fanelængden for denne gruppe er sat til 500 meter indtil videre.</w:t>
      </w:r>
    </w:p>
    <w:p w14:paraId="1D79EA2F" w14:textId="77777777" w:rsidR="001F3A38" w:rsidRDefault="001F3A38" w:rsidP="001F3A38">
      <w:pPr>
        <w:keepNext/>
      </w:pPr>
      <w:r w:rsidRPr="00096DD8">
        <w:lastRenderedPageBreak/>
        <w:drawing>
          <wp:inline distT="0" distB="0" distL="0" distR="0" wp14:anchorId="7E2F2880" wp14:editId="7231AB89">
            <wp:extent cx="5731510" cy="3387090"/>
            <wp:effectExtent l="0" t="0" r="2540" b="3810"/>
            <wp:docPr id="1127543952" name="Picture 7" descr="A graph with blue ba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43952" name="Picture 7" descr="A graph with blue bars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BD7A" w14:textId="77777777" w:rsidR="001F3A38" w:rsidRPr="00D34671" w:rsidRDefault="001F3A38" w:rsidP="001F3A38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: Trin 1 – 5 for risikovurderingen. Viser antallet af GVFK ved hvert trin, samt det udvidede trin 5b+.</w:t>
      </w:r>
    </w:p>
    <w:p w14:paraId="1B86D833" w14:textId="77777777" w:rsidR="001F3A38" w:rsidRPr="00EE1928" w:rsidRDefault="001F3A38" w:rsidP="001F3A38">
      <w:pPr>
        <w:pStyle w:val="Heading2"/>
      </w:pPr>
      <w:r>
        <w:t>METODER</w:t>
      </w:r>
    </w:p>
    <w:p w14:paraId="1F20DF11" w14:textId="77777777" w:rsidR="001F3A38" w:rsidRPr="006B29B1" w:rsidRDefault="001F3A38" w:rsidP="001F3A38">
      <w:r w:rsidRPr="00C955BA">
        <w:rPr>
          <w:b/>
          <w:bCs/>
        </w:rPr>
        <w:t>Kernescenarie (Step 5b):</w:t>
      </w:r>
      <w:r w:rsidRPr="006B29B1">
        <w:t xml:space="preserve"> 1,743 lokaliteter med dokumenteret stofdata </w:t>
      </w:r>
      <w:r>
        <w:t xml:space="preserve">eller losseplads branche/aktivitet </w:t>
      </w:r>
      <w:r w:rsidRPr="006B29B1">
        <w:t xml:space="preserve">analyseret med litteraturbaserede afstandstærskler </w:t>
      </w:r>
      <w:proofErr w:type="gramStart"/>
      <w:r w:rsidRPr="006B29B1">
        <w:t>→  2</w:t>
      </w:r>
      <w:r>
        <w:t>40</w:t>
      </w:r>
      <w:proofErr w:type="gramEnd"/>
      <w:r w:rsidRPr="006B29B1">
        <w:t xml:space="preserve"> GVFK identificeret.</w:t>
      </w:r>
    </w:p>
    <w:p w14:paraId="4B1A4E0A" w14:textId="77777777" w:rsidR="001F3A38" w:rsidRPr="006B29B1" w:rsidRDefault="001F3A38" w:rsidP="001F3A38">
      <w:r w:rsidRPr="00C955BA">
        <w:rPr>
          <w:b/>
          <w:bCs/>
        </w:rPr>
        <w:t>Udvidet scenarie (Step 5b+):</w:t>
      </w:r>
      <w:r w:rsidRPr="006B29B1">
        <w:t xml:space="preserve"> </w:t>
      </w:r>
      <w:proofErr w:type="spellStart"/>
      <w:r w:rsidRPr="006B29B1">
        <w:t>Kernelokalteter</w:t>
      </w:r>
      <w:proofErr w:type="spellEnd"/>
      <w:r w:rsidRPr="006B29B1">
        <w:t xml:space="preserve"> + 3,714 branche</w:t>
      </w:r>
      <w:r>
        <w:t>/aktivitet</w:t>
      </w:r>
      <w:r w:rsidRPr="006B29B1">
        <w:t>-baserede lokaliteter (≤500m til vandløb, ekskl. losseplads-</w:t>
      </w:r>
      <w:proofErr w:type="spellStart"/>
      <w:r w:rsidRPr="006B29B1">
        <w:t>keywords</w:t>
      </w:r>
      <w:proofErr w:type="spellEnd"/>
      <w:r w:rsidRPr="006B29B1">
        <w:t>) → 3</w:t>
      </w:r>
      <w:r>
        <w:t>31</w:t>
      </w:r>
      <w:r w:rsidRPr="006B29B1">
        <w:t xml:space="preserve"> </w:t>
      </w:r>
      <w:proofErr w:type="spellStart"/>
      <w:r w:rsidRPr="006B29B1">
        <w:t>GVFKs</w:t>
      </w:r>
      <w:proofErr w:type="spellEnd"/>
      <w:r w:rsidRPr="006B29B1">
        <w:t xml:space="preserve"> total.</w:t>
      </w:r>
    </w:p>
    <w:p w14:paraId="4B30BEAF" w14:textId="77777777" w:rsidR="001F3A38" w:rsidRPr="00746C15" w:rsidRDefault="001F3A38" w:rsidP="001F3A38">
      <w:r w:rsidRPr="00C955BA">
        <w:rPr>
          <w:b/>
          <w:bCs/>
        </w:rPr>
        <w:t>Sammenligningsparametre:</w:t>
      </w:r>
      <w:r w:rsidRPr="006B29B1">
        <w:t xml:space="preserve"> Areal/volumen-dækning, GVFK-karakteristika (størrelse, V1/V2-</w:t>
      </w:r>
      <w:r>
        <w:t>antal</w:t>
      </w:r>
      <w:r w:rsidRPr="006B29B1">
        <w:t xml:space="preserve">), branche/aktivitetsmønstre, og </w:t>
      </w:r>
      <w:r>
        <w:t>national/</w:t>
      </w:r>
      <w:r w:rsidRPr="006B29B1">
        <w:t>regional fordeling</w:t>
      </w:r>
      <w:del w:id="4" w:author="Poul Løgstrup Bjerg" w:date="2025-10-06T06:47:00Z" w16du:dateUtc="2025-10-06T04:47:00Z">
        <w:r w:rsidDel="00816C37">
          <w:delText xml:space="preserve"> </w:delText>
        </w:r>
      </w:del>
      <w:r>
        <w:t>.</w:t>
      </w:r>
    </w:p>
    <w:p w14:paraId="28100C61" w14:textId="77777777" w:rsidR="001F3A38" w:rsidRDefault="001F3A38" w:rsidP="001F3A38">
      <w:pPr>
        <w:pStyle w:val="Heading2"/>
      </w:pPr>
      <w:r>
        <w:t>3. Resultater</w:t>
      </w:r>
    </w:p>
    <w:p w14:paraId="0AB79FB0" w14:textId="77777777" w:rsidR="001F3A38" w:rsidRDefault="001F3A38" w:rsidP="001F3A38">
      <w:pPr>
        <w:pStyle w:val="Heading3"/>
      </w:pPr>
      <w:r>
        <w:t xml:space="preserve">3.1 </w:t>
      </w:r>
      <w:r w:rsidRPr="00B368E5">
        <w:t>Areal</w:t>
      </w:r>
      <w:r>
        <w:t xml:space="preserve"> og volumen</w:t>
      </w:r>
    </w:p>
    <w:p w14:paraId="4175CA20" w14:textId="77777777" w:rsidR="001F3A38" w:rsidRDefault="001F3A38" w:rsidP="001F3A38">
      <w:pPr>
        <w:keepNext/>
      </w:pPr>
      <w:r>
        <w:t xml:space="preserve">Udvidelsen tilføjer 91 nye </w:t>
      </w:r>
      <w:proofErr w:type="spellStart"/>
      <w:r>
        <w:t>GVFKs</w:t>
      </w:r>
      <w:proofErr w:type="spellEnd"/>
      <w:r>
        <w:t xml:space="preserve"> (42% stigning fra 240 til 331 </w:t>
      </w:r>
      <w:proofErr w:type="spellStart"/>
      <w:r>
        <w:t>GVFKs</w:t>
      </w:r>
      <w:proofErr w:type="spellEnd"/>
      <w:r>
        <w:t xml:space="preserve">) med 10,095 km² ekstra areal. Total dækning stiger fra 46.3% til 54.6% af Danmarks GVF (+8.3 %) og </w:t>
      </w:r>
      <w:r>
        <w:lastRenderedPageBreak/>
        <w:t xml:space="preserve">volumen stiger fra 41% til 51%. De 3,714 ekstra lokaliteter øger det samlede antal forurenede grunde fra 1,743 til 5,457. </w:t>
      </w:r>
    </w:p>
    <w:p w14:paraId="5ED80763" w14:textId="77777777" w:rsidR="001F3A38" w:rsidRDefault="001F3A38" w:rsidP="001F3A38">
      <w:pPr>
        <w:keepNext/>
      </w:pPr>
      <w:r w:rsidRPr="006A3B4D">
        <w:rPr>
          <w:noProof/>
        </w:rPr>
        <w:drawing>
          <wp:inline distT="0" distB="0" distL="0" distR="0" wp14:anchorId="768E9C7B" wp14:editId="5816024F">
            <wp:extent cx="5731510" cy="3326765"/>
            <wp:effectExtent l="0" t="0" r="2540" b="6985"/>
            <wp:docPr id="799743430" name="Picture 20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43430" name="Picture 20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5209" w14:textId="77777777" w:rsidR="001F3A38" w:rsidRDefault="001F3A38" w:rsidP="001F3A38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: </w:t>
      </w:r>
      <w:r w:rsidRPr="003F152B">
        <w:t>Viser progression fra Step 1 (hele Danmark: 120,776 km²) til Step 5b+ (65,984km²). Step 5b+ barer viser 55% (med +9% tilføjelse fra branche-lokaliteter).</w:t>
      </w:r>
      <w:r>
        <w:t xml:space="preserve"> Viser også tilsvarende ændring i volumen af grundvandsforekomster fra step 1 til step 5b og step 5b+.</w:t>
      </w:r>
    </w:p>
    <w:p w14:paraId="4177DA6B" w14:textId="77777777" w:rsidR="001F3A38" w:rsidRDefault="001F3A38" w:rsidP="001F3A38">
      <w:pPr>
        <w:pStyle w:val="Heading3"/>
      </w:pPr>
      <w:r w:rsidRPr="00843CDB">
        <w:t xml:space="preserve">3.2 </w:t>
      </w:r>
      <w:r>
        <w:t>Karakterisering</w:t>
      </w:r>
      <w:r w:rsidRPr="00843CDB">
        <w:t xml:space="preserve"> af nye </w:t>
      </w:r>
      <w:proofErr w:type="spellStart"/>
      <w:r w:rsidRPr="00843CDB">
        <w:t>GVFKs</w:t>
      </w:r>
      <w:proofErr w:type="spellEnd"/>
    </w:p>
    <w:p w14:paraId="2E0308B9" w14:textId="77777777" w:rsidR="001F3A38" w:rsidRDefault="001F3A38" w:rsidP="001F3A38">
      <w:r>
        <w:t xml:space="preserve">De 92 nye </w:t>
      </w:r>
      <w:proofErr w:type="spellStart"/>
      <w:r>
        <w:t>GVFKs</w:t>
      </w:r>
      <w:proofErr w:type="spellEnd"/>
      <w:r>
        <w:t xml:space="preserve"> er systematisk mindre end kerne-</w:t>
      </w:r>
      <w:proofErr w:type="spellStart"/>
      <w:r>
        <w:t>GVFKs</w:t>
      </w:r>
      <w:proofErr w:type="spellEnd"/>
      <w:r>
        <w:t xml:space="preserve"> (figur 2):</w:t>
      </w:r>
    </w:p>
    <w:p w14:paraId="4572707B" w14:textId="77777777" w:rsidR="001F3A38" w:rsidRDefault="001F3A38" w:rsidP="001F3A38">
      <w:r>
        <w:t>- Medianareal: 8.6 km² vs. 126.4 km² (kerne) - 93% mindre</w:t>
      </w:r>
    </w:p>
    <w:p w14:paraId="5251FF44" w14:textId="77777777" w:rsidR="001F3A38" w:rsidRDefault="001F3A38" w:rsidP="001F3A38">
      <w:r>
        <w:t>- Medianvolumen: 6.6×10⁷ m³ vs. 1.2×10⁹ m³ (kerne) - 95% mindre</w:t>
      </w:r>
    </w:p>
    <w:p w14:paraId="2EBAB2B7" w14:textId="77777777" w:rsidR="001F3A38" w:rsidRDefault="001F3A38" w:rsidP="001F3A38">
      <w:r>
        <w:t>- Ca. 240 af de 3,714 branche/aktivitet-”</w:t>
      </w:r>
      <w:proofErr w:type="spellStart"/>
      <w:r>
        <w:t>only</w:t>
      </w:r>
      <w:proofErr w:type="spellEnd"/>
      <w:r>
        <w:t xml:space="preserve">” lokaliteter ligger i disse 92 nye </w:t>
      </w:r>
      <w:proofErr w:type="spellStart"/>
      <w:r>
        <w:t>GVFKs</w:t>
      </w:r>
      <w:proofErr w:type="spellEnd"/>
    </w:p>
    <w:p w14:paraId="4B66D63E" w14:textId="77777777" w:rsidR="001F3A38" w:rsidRDefault="001F3A38" w:rsidP="001F3A38">
      <w:r>
        <w:t xml:space="preserve">- Resterende ~3,474 lokaliteter fordeles over de 218 allerede kvalificerede </w:t>
      </w:r>
      <w:proofErr w:type="spellStart"/>
      <w:r>
        <w:t>GVFKs</w:t>
      </w:r>
      <w:proofErr w:type="spellEnd"/>
    </w:p>
    <w:p w14:paraId="4335F877" w14:textId="77777777" w:rsidR="001F3A38" w:rsidRDefault="001F3A38" w:rsidP="001F3A3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6372A1" wp14:editId="053173D7">
                <wp:simplePos x="0" y="0"/>
                <wp:positionH relativeFrom="column">
                  <wp:posOffset>-581025</wp:posOffset>
                </wp:positionH>
                <wp:positionV relativeFrom="paragraph">
                  <wp:posOffset>5974080</wp:posOffset>
                </wp:positionV>
                <wp:extent cx="6943725" cy="635"/>
                <wp:effectExtent l="0" t="0" r="0" b="0"/>
                <wp:wrapNone/>
                <wp:docPr id="11180627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3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8D7C8" w14:textId="77777777" w:rsidR="001F3A38" w:rsidRPr="00006405" w:rsidRDefault="001F3A38" w:rsidP="001F3A38">
                            <w:pPr>
                              <w:pStyle w:val="Caption"/>
                              <w:ind w:left="1304" w:firstLine="1304"/>
                            </w:pPr>
                            <w:r>
                              <w:t xml:space="preserve">Figur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422881">
                              <w:t xml:space="preserve">4-panel </w:t>
                            </w:r>
                            <w:proofErr w:type="spellStart"/>
                            <w:r w:rsidRPr="00422881">
                              <w:t>box</w:t>
                            </w:r>
                            <w:proofErr w:type="spellEnd"/>
                            <w:r w:rsidRPr="00422881">
                              <w:t xml:space="preserve"> plots viser areal-, volumen-, og V1/V2-fordelinger + 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6372A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45.75pt;margin-top:470.4pt;width:546.75pt;height:.0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" stroked="f">
                <v:textbox style="mso-fit-shape-to-text:t" inset="0,0,0,0">
                  <w:txbxContent>
                    <w:p w14:paraId="0DB8D7C8" w14:textId="77777777" w:rsidR="001F3A38" w:rsidRPr="00006405" w:rsidRDefault="001F3A38" w:rsidP="001F3A38">
                      <w:pPr>
                        <w:pStyle w:val="Caption"/>
                        <w:ind w:left="1304" w:firstLine="1304"/>
                      </w:pPr>
                      <w:r>
                        <w:t xml:space="preserve">Figur </w:t>
                      </w:r>
                      <w:r>
                        <w:fldChar w:fldCharType="begin"/>
                      </w:r>
                      <w:r>
                        <w:instrText xml:space="preserve"> SEQ Figur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422881">
                        <w:t xml:space="preserve">4-panel </w:t>
                      </w:r>
                      <w:proofErr w:type="spellStart"/>
                      <w:r w:rsidRPr="00422881">
                        <w:t>box</w:t>
                      </w:r>
                      <w:proofErr w:type="spellEnd"/>
                      <w:r w:rsidRPr="00422881">
                        <w:t xml:space="preserve"> plots viser areal-, volumen-, og V1/V2-fordelinger + histogram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Dette indikerer at de nye </w:t>
      </w:r>
      <w:proofErr w:type="spellStart"/>
      <w:r>
        <w:t>GVFKs</w:t>
      </w:r>
      <w:proofErr w:type="spellEnd"/>
      <w:r>
        <w:t xml:space="preserve"> repræsenterer mindre grundvan</w:t>
      </w:r>
      <w:ins w:id="5" w:author="Poul Løgstrup Bjerg" w:date="2025-10-06T06:52:00Z" w16du:dateUtc="2025-10-06T04:52:00Z">
        <w:r>
          <w:t>d</w:t>
        </w:r>
      </w:ins>
      <w:del w:id="6" w:author="Poul Løgstrup Bjerg" w:date="2025-10-06T06:52:00Z" w16du:dateUtc="2025-10-06T04:52:00Z">
        <w:r w:rsidDel="00DF7C6C">
          <w:delText>g</w:delText>
        </w:r>
      </w:del>
      <w:r>
        <w:t>smagasiner</w:t>
      </w:r>
      <w:ins w:id="7" w:author="Poul Løgstrup Bjerg" w:date="2025-10-06T06:53:00Z" w16du:dateUtc="2025-10-06T04:53:00Z">
        <w:r>
          <w:t>,</w:t>
        </w:r>
      </w:ins>
      <w:r>
        <w:t xml:space="preserve"> og at kun 240 af de 3,714 lokaliteter giver anledning til </w:t>
      </w:r>
      <w:r w:rsidRPr="00010756">
        <w:rPr>
          <w:b/>
          <w:bCs/>
          <w:u w:val="single"/>
        </w:rPr>
        <w:t xml:space="preserve">92 nye </w:t>
      </w:r>
      <w:proofErr w:type="spellStart"/>
      <w:r w:rsidRPr="00010756">
        <w:rPr>
          <w:b/>
          <w:bCs/>
          <w:u w:val="single"/>
        </w:rPr>
        <w:t>gvfk</w:t>
      </w:r>
      <w:proofErr w:type="spellEnd"/>
      <w:r w:rsidRPr="00010756">
        <w:rPr>
          <w:b/>
          <w:bCs/>
          <w:u w:val="single"/>
        </w:rPr>
        <w:t xml:space="preserve"> i risiko.</w:t>
      </w:r>
      <w:r>
        <w:rPr>
          <w:b/>
          <w:bCs/>
          <w:u w:val="single"/>
        </w:rPr>
        <w:t xml:space="preserve"> </w:t>
      </w:r>
      <w:r>
        <w:t>En visuel fordeling af areal, volumen og antal lokaliteter kan ses på plot nedenunder.</w:t>
      </w:r>
    </w:p>
    <w:p w14:paraId="0889D54F" w14:textId="77777777" w:rsidR="001F3A38" w:rsidDel="00B92F77" w:rsidRDefault="001F3A38" w:rsidP="001F3A38">
      <w:pPr>
        <w:rPr>
          <w:del w:id="8" w:author="Oliver Brincks Lund" w:date="2025-10-06T10:49:00Z" w16du:dateUtc="2025-10-06T08:49:00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535C16B" wp14:editId="0A49F633">
                <wp:simplePos x="0" y="0"/>
                <wp:positionH relativeFrom="column">
                  <wp:posOffset>-762000</wp:posOffset>
                </wp:positionH>
                <wp:positionV relativeFrom="paragraph">
                  <wp:posOffset>5553075</wp:posOffset>
                </wp:positionV>
                <wp:extent cx="73640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721571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4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3ACE8E" w14:textId="77777777" w:rsidR="001F3A38" w:rsidRPr="00597B37" w:rsidRDefault="001F3A38" w:rsidP="001F3A38">
                            <w:pPr>
                              <w:pStyle w:val="Caption"/>
                              <w:jc w:val="center"/>
                            </w:pPr>
                            <w:r>
                              <w:t>Figur 3: Sammenligning af areal, volumen og antal lokaliteter mellem kerne scenariets 218 GVFK og de 92 nye GVFK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5C16B" id="_x0000_s1027" type="#_x0000_t202" style="position:absolute;margin-left:-60pt;margin-top:437.25pt;width:579.8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" stroked="f">
                <v:textbox style="mso-fit-shape-to-text:t" inset="0,0,0,0">
                  <w:txbxContent>
                    <w:p w14:paraId="073ACE8E" w14:textId="77777777" w:rsidR="001F3A38" w:rsidRPr="00597B37" w:rsidRDefault="001F3A38" w:rsidP="001F3A38">
                      <w:pPr>
                        <w:pStyle w:val="Caption"/>
                        <w:jc w:val="center"/>
                      </w:pPr>
                      <w:r>
                        <w:t>Figur 3: Sammenligning af areal, volumen og antal lokaliteter mellem kerne scenariets 218 GVFK og de 92 nye GVFK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EF4B25">
        <w:rPr>
          <w:noProof/>
        </w:rPr>
        <w:drawing>
          <wp:anchor distT="0" distB="0" distL="114300" distR="114300" simplePos="0" relativeHeight="251661312" behindDoc="1" locked="0" layoutInCell="1" allowOverlap="1" wp14:anchorId="5276AB36" wp14:editId="2D9328A9">
            <wp:simplePos x="0" y="0"/>
            <wp:positionH relativeFrom="column">
              <wp:posOffset>-762000</wp:posOffset>
            </wp:positionH>
            <wp:positionV relativeFrom="paragraph">
              <wp:posOffset>0</wp:posOffset>
            </wp:positionV>
            <wp:extent cx="7364095" cy="5495925"/>
            <wp:effectExtent l="0" t="0" r="8255" b="9525"/>
            <wp:wrapTight wrapText="bothSides">
              <wp:wrapPolygon edited="0">
                <wp:start x="0" y="0"/>
                <wp:lineTo x="0" y="21563"/>
                <wp:lineTo x="21568" y="21563"/>
                <wp:lineTo x="21568" y="0"/>
                <wp:lineTo x="0" y="0"/>
              </wp:wrapPolygon>
            </wp:wrapTight>
            <wp:docPr id="1057109708" name="Picture 14" descr="A group of graph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09708" name="Picture 14" descr="A group of graphs with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409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8F6A4" w14:textId="77777777" w:rsidR="001F3A38" w:rsidRDefault="001F3A38" w:rsidP="001F3A38">
      <w:pPr>
        <w:pStyle w:val="Heading2"/>
      </w:pPr>
    </w:p>
    <w:p w14:paraId="7AAABB3B" w14:textId="77777777" w:rsidR="001F3A38" w:rsidRDefault="001F3A38" w:rsidP="001F3A38">
      <w:pPr>
        <w:pStyle w:val="Heading2"/>
      </w:pPr>
      <w:r w:rsidRPr="004663B5">
        <w:t>3.3 Branche/Aktivitetsmønster-validering</w:t>
      </w:r>
    </w:p>
    <w:p w14:paraId="02DDB57B" w14:textId="77777777" w:rsidR="001F3A38" w:rsidRDefault="001F3A38" w:rsidP="001F3A38">
      <w:r>
        <w:t xml:space="preserve"> For at undersøge om de branche/aktivitet-baserede lokaliteter adskiller sig fra step 5b lokaliteterne, sammenlignes branche- og aktivitetsmønstre mellem grupperne:</w:t>
      </w:r>
    </w:p>
    <w:p w14:paraId="0E87EAA8" w14:textId="77777777" w:rsidR="001F3A38" w:rsidRDefault="001F3A38" w:rsidP="001F3A38">
      <w:r w:rsidRPr="00664A74">
        <w:rPr>
          <w:b/>
          <w:bCs/>
        </w:rPr>
        <w:t>- Gruppe A (</w:t>
      </w:r>
      <w:commentRangeStart w:id="9"/>
      <w:r>
        <w:rPr>
          <w:b/>
          <w:bCs/>
        </w:rPr>
        <w:t>kerne</w:t>
      </w:r>
      <w:r w:rsidRPr="00664A74">
        <w:rPr>
          <w:b/>
          <w:bCs/>
        </w:rPr>
        <w:t>lokal</w:t>
      </w:r>
      <w:r>
        <w:rPr>
          <w:b/>
          <w:bCs/>
        </w:rPr>
        <w:t>i</w:t>
      </w:r>
      <w:r w:rsidRPr="00664A74">
        <w:rPr>
          <w:b/>
          <w:bCs/>
        </w:rPr>
        <w:t>teter</w:t>
      </w:r>
      <w:commentRangeEnd w:id="9"/>
      <w:r>
        <w:rPr>
          <w:rStyle w:val="CommentReference"/>
        </w:rPr>
        <w:commentReference w:id="9"/>
      </w:r>
      <w:r w:rsidRPr="00664A74">
        <w:rPr>
          <w:b/>
          <w:bCs/>
        </w:rPr>
        <w:t>):</w:t>
      </w:r>
      <w:r>
        <w:t xml:space="preserve"> 1,743 lokaliteter med dokumenterede forureningsstoffer fra Trin 5b (239 unikke </w:t>
      </w:r>
      <w:proofErr w:type="gramStart"/>
      <w:r>
        <w:t>brancher,  86</w:t>
      </w:r>
      <w:proofErr w:type="gramEnd"/>
      <w:r>
        <w:t xml:space="preserve"> unikke aktiviteter)</w:t>
      </w:r>
    </w:p>
    <w:p w14:paraId="0F41E0A4" w14:textId="77777777" w:rsidR="001F3A38" w:rsidRDefault="001F3A38" w:rsidP="001F3A38">
      <w:r w:rsidRPr="00664A74">
        <w:rPr>
          <w:b/>
          <w:bCs/>
        </w:rPr>
        <w:t>- Gruppe B (alle branche-kun):</w:t>
      </w:r>
      <w:r>
        <w:t xml:space="preserve"> 3,714 lokaliteter uden stofdata (359 unikke brancher, 78 unikke aktiviteter)</w:t>
      </w:r>
    </w:p>
    <w:p w14:paraId="6D53A122" w14:textId="77777777" w:rsidR="001F3A38" w:rsidRDefault="001F3A38" w:rsidP="001F3A38">
      <w:r w:rsidRPr="00664A74">
        <w:rPr>
          <w:b/>
          <w:bCs/>
        </w:rPr>
        <w:lastRenderedPageBreak/>
        <w:t xml:space="preserve">- Gruppe C (kun lokaliteter i de nye 92 </w:t>
      </w:r>
      <w:proofErr w:type="spellStart"/>
      <w:r w:rsidRPr="00664A74">
        <w:rPr>
          <w:b/>
          <w:bCs/>
        </w:rPr>
        <w:t>GVFKs</w:t>
      </w:r>
      <w:proofErr w:type="spellEnd"/>
      <w:r w:rsidRPr="00664A74">
        <w:rPr>
          <w:b/>
          <w:bCs/>
        </w:rPr>
        <w:t>):</w:t>
      </w:r>
      <w:r>
        <w:t xml:space="preserve"> 241 lokaliteter i de 92 nye </w:t>
      </w:r>
      <w:proofErr w:type="spellStart"/>
      <w:r>
        <w:t>GVFKs</w:t>
      </w:r>
      <w:proofErr w:type="spellEnd"/>
      <w:r>
        <w:t xml:space="preserve"> (90 unikke brancher, 38 unikke aktiviteter). </w:t>
      </w:r>
      <w:r w:rsidRPr="008B076F">
        <w:rPr>
          <w:i/>
          <w:iCs/>
        </w:rPr>
        <w:t xml:space="preserve">Ikke analyseret yderligere i dette notat, men har lavet aktivitet/branche fordeling plot hvis </w:t>
      </w:r>
      <w:proofErr w:type="spellStart"/>
      <w:r w:rsidRPr="008B076F">
        <w:rPr>
          <w:i/>
          <w:iCs/>
        </w:rPr>
        <w:t>interreseret</w:t>
      </w:r>
      <w:proofErr w:type="spellEnd"/>
      <w:r w:rsidRPr="008B076F">
        <w:rPr>
          <w:i/>
          <w:iCs/>
        </w:rPr>
        <w:t>.</w:t>
      </w:r>
    </w:p>
    <w:p w14:paraId="3C597FFA" w14:textId="77777777" w:rsidR="001F3A38" w:rsidRPr="00664A74" w:rsidRDefault="001F3A38" w:rsidP="001F3A38">
      <w:pPr>
        <w:rPr>
          <w:b/>
          <w:bCs/>
        </w:rPr>
      </w:pPr>
      <w:r w:rsidRPr="00664A74">
        <w:rPr>
          <w:b/>
          <w:bCs/>
        </w:rPr>
        <w:t xml:space="preserve">Resultat: </w:t>
      </w:r>
      <w:r>
        <w:rPr>
          <w:b/>
          <w:bCs/>
        </w:rPr>
        <w:t>Stort</w:t>
      </w:r>
      <w:r w:rsidRPr="00664A74">
        <w:rPr>
          <w:b/>
          <w:bCs/>
        </w:rPr>
        <w:t xml:space="preserve"> overlap i branche/aktivitetsmønstre:</w:t>
      </w:r>
    </w:p>
    <w:p w14:paraId="508F5F94" w14:textId="77777777" w:rsidR="001F3A38" w:rsidRDefault="001F3A38" w:rsidP="001F3A38">
      <w:r>
        <w:t>- 74.4% af brancher i Gruppe C findes også i Gruppe A</w:t>
      </w:r>
    </w:p>
    <w:p w14:paraId="27528EBA" w14:textId="77777777" w:rsidR="001F3A38" w:rsidRDefault="001F3A38" w:rsidP="001F3A38">
      <w:r>
        <w:t>- 100% af aktiviteter i Gruppe C findes i Gruppe A</w:t>
      </w:r>
    </w:p>
    <w:p w14:paraId="253A46DF" w14:textId="77777777" w:rsidR="001F3A38" w:rsidRDefault="001F3A38" w:rsidP="001F3A38">
      <w:pPr>
        <w:sectPr w:rsidR="001F3A38" w:rsidSect="001F3A3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C95966">
        <w:rPr>
          <w:b/>
          <w:bCs/>
        </w:rPr>
        <w:t>Fortolkning:</w:t>
      </w:r>
      <w:r>
        <w:t xml:space="preserve"> Branche- og aktivitetsfordelingen i de nye 92 </w:t>
      </w:r>
      <w:proofErr w:type="spellStart"/>
      <w:r>
        <w:t>GVFKs</w:t>
      </w:r>
      <w:proofErr w:type="spellEnd"/>
      <w:r>
        <w:t xml:space="preserve"> ligner i høj grad fordelingen i kerne</w:t>
      </w:r>
      <w:del w:id="10" w:author="Poul Løgstrup Bjerg" w:date="2025-10-06T06:55:00Z" w16du:dateUtc="2025-10-06T04:55:00Z">
        <w:r w:rsidDel="009253FD">
          <w:delText xml:space="preserve"> </w:delText>
        </w:r>
      </w:del>
      <w:r>
        <w:t xml:space="preserve">scenariet. </w:t>
      </w:r>
      <w:commentRangeStart w:id="11"/>
      <w:r>
        <w:t>Dette</w:t>
      </w:r>
      <w:commentRangeEnd w:id="11"/>
      <w:r>
        <w:rPr>
          <w:rStyle w:val="CommentReference"/>
        </w:rPr>
        <w:commentReference w:id="11"/>
      </w:r>
      <w:r>
        <w:t xml:space="preserve"> viser</w:t>
      </w:r>
      <w:ins w:id="12" w:author="Poul Løgstrup Bjerg" w:date="2025-10-06T06:55:00Z" w16du:dateUtc="2025-10-06T04:55:00Z">
        <w:r>
          <w:t>,</w:t>
        </w:r>
      </w:ins>
      <w:r>
        <w:t xml:space="preserve"> at Trin 5b og Trin 5b</w:t>
      </w:r>
      <w:r>
        <w:rPr>
          <w:rFonts w:ascii="Cambria Math" w:hAnsi="Cambria Math" w:cs="Cambria Math"/>
        </w:rPr>
        <w:t>⁺</w:t>
      </w:r>
      <w:r>
        <w:t xml:space="preserve"> fanger hovedsageligt de samme typer af lokaliteter - forskellen er prim</w:t>
      </w:r>
      <w:r>
        <w:rPr>
          <w:rFonts w:ascii="Aptos" w:hAnsi="Aptos" w:cs="Aptos"/>
        </w:rPr>
        <w:t>æ</w:t>
      </w:r>
      <w:r>
        <w:t>rt at Trin 5b</w:t>
      </w:r>
      <w:r>
        <w:rPr>
          <w:rFonts w:ascii="Cambria Math" w:hAnsi="Cambria Math" w:cs="Cambria Math"/>
        </w:rPr>
        <w:t>⁺</w:t>
      </w:r>
      <w:r>
        <w:t xml:space="preserve"> inkluderer flere lokaliteter af samme type (uden dokumenterede stoffer og uden Losseplads aktivitet/branche) og færre af de mere specielle brancher (f.eks. Aktivitet vedr. jord og affald og Lossepladser). </w:t>
      </w:r>
    </w:p>
    <w:p w14:paraId="47BD8F8F" w14:textId="77777777" w:rsidR="001F3A38" w:rsidRPr="009F426B" w:rsidRDefault="001F3A38" w:rsidP="001F3A38">
      <w:pPr>
        <w:rPr>
          <w:noProof/>
        </w:rPr>
      </w:pPr>
      <w:r w:rsidRPr="009F426B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18BA068" wp14:editId="6495746B">
            <wp:simplePos x="0" y="0"/>
            <wp:positionH relativeFrom="page">
              <wp:align>left</wp:align>
            </wp:positionH>
            <wp:positionV relativeFrom="paragraph">
              <wp:posOffset>-304800</wp:posOffset>
            </wp:positionV>
            <wp:extent cx="10674647" cy="5781675"/>
            <wp:effectExtent l="0" t="0" r="0" b="0"/>
            <wp:wrapNone/>
            <wp:docPr id="1351058705" name="Picture 23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58705" name="Picture 23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483" cy="578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4A02761" wp14:editId="1F1398DF">
                <wp:simplePos x="0" y="0"/>
                <wp:positionH relativeFrom="column">
                  <wp:posOffset>-658495</wp:posOffset>
                </wp:positionH>
                <wp:positionV relativeFrom="paragraph">
                  <wp:posOffset>5771515</wp:posOffset>
                </wp:positionV>
                <wp:extent cx="10180955" cy="635"/>
                <wp:effectExtent l="0" t="0" r="0" b="0"/>
                <wp:wrapNone/>
                <wp:docPr id="9021765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0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12C838" w14:textId="77777777" w:rsidR="001F3A38" w:rsidRPr="001A4750" w:rsidRDefault="001F3A38" w:rsidP="001F3A38">
                            <w:pPr>
                              <w:pStyle w:val="Caption"/>
                              <w:jc w:val="center"/>
                            </w:pPr>
                            <w:r>
                              <w:t>Figur 4: Absolut og procentmæssig fordeling af aktiviteter mellem gruppe A og gruppe 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02761" id="_x0000_s1028" type="#_x0000_t202" style="position:absolute;margin-left:-51.85pt;margin-top:454.45pt;width:801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" stroked="f">
                <v:textbox style="mso-fit-shape-to-text:t" inset="0,0,0,0">
                  <w:txbxContent>
                    <w:p w14:paraId="7612C838" w14:textId="77777777" w:rsidR="001F3A38" w:rsidRPr="001A4750" w:rsidRDefault="001F3A38" w:rsidP="001F3A38">
                      <w:pPr>
                        <w:pStyle w:val="Caption"/>
                        <w:jc w:val="center"/>
                      </w:pPr>
                      <w:r>
                        <w:t>Figur 4: Absolut og procentmæssig fordeling af aktiviteter mellem gruppe A og gruppe B.</w:t>
                      </w:r>
                    </w:p>
                  </w:txbxContent>
                </v:textbox>
              </v:shape>
            </w:pict>
          </mc:Fallback>
        </mc:AlternateContent>
      </w:r>
      <w:r w:rsidRPr="009F426B">
        <w:rPr>
          <w:rFonts w:ascii="Times New Roman" w:eastAsia="Times New Roman" w:hAnsi="Times New Roman" w:cs="Times New Roman"/>
          <w:kern w:val="0"/>
          <w:lang w:eastAsia="da-DK"/>
          <w14:ligatures w14:val="none"/>
        </w:rPr>
        <w:t xml:space="preserve"> </w:t>
      </w:r>
    </w:p>
    <w:p w14:paraId="4E3943C7" w14:textId="77777777" w:rsidR="001F3A38" w:rsidRDefault="001F3A38" w:rsidP="001F3A38">
      <w:pPr>
        <w:rPr>
          <w:noProof/>
        </w:rPr>
      </w:pPr>
    </w:p>
    <w:p w14:paraId="05EA198A" w14:textId="77777777" w:rsidR="001F3A38" w:rsidRDefault="001F3A38" w:rsidP="001F3A38">
      <w:pPr>
        <w:rPr>
          <w:noProof/>
        </w:rPr>
      </w:pPr>
    </w:p>
    <w:p w14:paraId="00E27A5C" w14:textId="77777777" w:rsidR="001F3A38" w:rsidRDefault="001F3A38" w:rsidP="001F3A38">
      <w:pPr>
        <w:rPr>
          <w:noProof/>
        </w:rPr>
      </w:pPr>
    </w:p>
    <w:p w14:paraId="0B7CC9E2" w14:textId="77777777" w:rsidR="001F3A38" w:rsidRDefault="001F3A38" w:rsidP="001F3A38">
      <w:pPr>
        <w:rPr>
          <w:noProof/>
        </w:rPr>
      </w:pPr>
    </w:p>
    <w:p w14:paraId="4D5987E4" w14:textId="77777777" w:rsidR="001F3A38" w:rsidRDefault="001F3A38" w:rsidP="001F3A38">
      <w:pPr>
        <w:rPr>
          <w:noProof/>
        </w:rPr>
      </w:pPr>
    </w:p>
    <w:p w14:paraId="7EBF2249" w14:textId="77777777" w:rsidR="001F3A38" w:rsidRDefault="001F3A38" w:rsidP="001F3A38">
      <w:pPr>
        <w:rPr>
          <w:noProof/>
        </w:rPr>
      </w:pPr>
    </w:p>
    <w:p w14:paraId="0593349F" w14:textId="77777777" w:rsidR="001F3A38" w:rsidRDefault="001F3A38" w:rsidP="001F3A38">
      <w:pPr>
        <w:rPr>
          <w:noProof/>
        </w:rPr>
      </w:pPr>
    </w:p>
    <w:p w14:paraId="7B567307" w14:textId="77777777" w:rsidR="001F3A38" w:rsidRDefault="001F3A38" w:rsidP="001F3A38">
      <w:pPr>
        <w:rPr>
          <w:noProof/>
        </w:rPr>
      </w:pPr>
    </w:p>
    <w:p w14:paraId="3E87C762" w14:textId="77777777" w:rsidR="001F3A38" w:rsidRDefault="001F3A38" w:rsidP="001F3A38">
      <w:pPr>
        <w:rPr>
          <w:noProof/>
        </w:rPr>
      </w:pPr>
    </w:p>
    <w:p w14:paraId="79F8CD8B" w14:textId="77777777" w:rsidR="001F3A38" w:rsidRDefault="001F3A38" w:rsidP="001F3A38">
      <w:pPr>
        <w:rPr>
          <w:noProof/>
        </w:rPr>
      </w:pPr>
    </w:p>
    <w:p w14:paraId="58F2509F" w14:textId="77777777" w:rsidR="001F3A38" w:rsidRDefault="001F3A38" w:rsidP="001F3A38">
      <w:pPr>
        <w:rPr>
          <w:noProof/>
        </w:rPr>
      </w:pPr>
    </w:p>
    <w:p w14:paraId="630BB8CE" w14:textId="77777777" w:rsidR="001F3A38" w:rsidRDefault="001F3A38" w:rsidP="001F3A38">
      <w:pPr>
        <w:rPr>
          <w:noProof/>
        </w:rPr>
      </w:pPr>
    </w:p>
    <w:p w14:paraId="53BD96E5" w14:textId="77777777" w:rsidR="001F3A38" w:rsidRDefault="001F3A38" w:rsidP="001F3A38">
      <w:pPr>
        <w:rPr>
          <w:noProof/>
        </w:rPr>
      </w:pPr>
    </w:p>
    <w:p w14:paraId="2B52A3C9" w14:textId="77777777" w:rsidR="001F3A38" w:rsidRDefault="001F3A38" w:rsidP="001F3A38">
      <w:pPr>
        <w:rPr>
          <w:noProof/>
        </w:rPr>
      </w:pPr>
    </w:p>
    <w:p w14:paraId="1C6232A2" w14:textId="77777777" w:rsidR="001F3A38" w:rsidRDefault="001F3A38" w:rsidP="001F3A38">
      <w:pPr>
        <w:rPr>
          <w:noProof/>
        </w:rPr>
      </w:pPr>
    </w:p>
    <w:p w14:paraId="7E3D37CE" w14:textId="77777777" w:rsidR="001F3A38" w:rsidRDefault="001F3A38" w:rsidP="001F3A38">
      <w:pPr>
        <w:rPr>
          <w:noProof/>
        </w:rPr>
      </w:pPr>
    </w:p>
    <w:p w14:paraId="0D92DA91" w14:textId="77777777" w:rsidR="001F3A38" w:rsidRDefault="001F3A38" w:rsidP="001F3A38">
      <w:pPr>
        <w:rPr>
          <w:noProof/>
        </w:rPr>
      </w:pPr>
    </w:p>
    <w:p w14:paraId="55D7A28C" w14:textId="77777777" w:rsidR="001F3A38" w:rsidRPr="00FC4B91" w:rsidRDefault="001F3A38" w:rsidP="001F3A38">
      <w:pPr>
        <w:rPr>
          <w:noProof/>
        </w:rPr>
      </w:pPr>
      <w:r w:rsidRPr="00FC4B91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DDC5450" wp14:editId="189B6ED6">
            <wp:simplePos x="0" y="0"/>
            <wp:positionH relativeFrom="column">
              <wp:posOffset>-838201</wp:posOffset>
            </wp:positionH>
            <wp:positionV relativeFrom="paragraph">
              <wp:posOffset>-371475</wp:posOffset>
            </wp:positionV>
            <wp:extent cx="10583955" cy="5734050"/>
            <wp:effectExtent l="0" t="0" r="8255" b="0"/>
            <wp:wrapNone/>
            <wp:docPr id="873753415" name="Picture 25" descr="A graph of a number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53415" name="Picture 25" descr="A graph of a number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0059" cy="573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4B91">
        <w:rPr>
          <w:rFonts w:ascii="Times New Roman" w:eastAsia="Times New Roman" w:hAnsi="Times New Roman" w:cs="Times New Roman"/>
          <w:kern w:val="0"/>
          <w:lang w:eastAsia="da-DK"/>
          <w14:ligatures w14:val="none"/>
        </w:rPr>
        <w:t xml:space="preserve"> </w:t>
      </w:r>
    </w:p>
    <w:p w14:paraId="4C83C5B3" w14:textId="77777777" w:rsidR="001F3A38" w:rsidRDefault="001F3A38" w:rsidP="001F3A38">
      <w:pPr>
        <w:rPr>
          <w:noProof/>
        </w:rPr>
      </w:pPr>
    </w:p>
    <w:p w14:paraId="764452FE" w14:textId="77777777" w:rsidR="001F3A38" w:rsidRDefault="001F3A38" w:rsidP="001F3A38">
      <w:pPr>
        <w:rPr>
          <w:noProof/>
        </w:rPr>
      </w:pPr>
    </w:p>
    <w:p w14:paraId="3630DADA" w14:textId="77777777" w:rsidR="001F3A38" w:rsidRDefault="001F3A38" w:rsidP="001F3A38"/>
    <w:p w14:paraId="0B48AB59" w14:textId="77777777" w:rsidR="001F3A38" w:rsidRDefault="001F3A38" w:rsidP="001F3A38"/>
    <w:p w14:paraId="7DE23A1D" w14:textId="77777777" w:rsidR="001F3A38" w:rsidRDefault="001F3A38" w:rsidP="001F3A38"/>
    <w:p w14:paraId="6ADC60FF" w14:textId="77777777" w:rsidR="001F3A38" w:rsidRDefault="001F3A38" w:rsidP="001F3A38"/>
    <w:p w14:paraId="2381F739" w14:textId="77777777" w:rsidR="001F3A38" w:rsidRDefault="001F3A38" w:rsidP="001F3A38"/>
    <w:p w14:paraId="4BF5FE6D" w14:textId="77777777" w:rsidR="001F3A38" w:rsidRDefault="001F3A38" w:rsidP="001F3A38"/>
    <w:p w14:paraId="372E88B2" w14:textId="77777777" w:rsidR="001F3A38" w:rsidRDefault="001F3A38" w:rsidP="001F3A38"/>
    <w:p w14:paraId="0F3EDA20" w14:textId="77777777" w:rsidR="001F3A38" w:rsidRDefault="001F3A38" w:rsidP="001F3A3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DF7BF31" wp14:editId="446E7E29">
                <wp:simplePos x="0" y="0"/>
                <wp:positionH relativeFrom="margin">
                  <wp:align>center</wp:align>
                </wp:positionH>
                <wp:positionV relativeFrom="paragraph">
                  <wp:posOffset>2305685</wp:posOffset>
                </wp:positionV>
                <wp:extent cx="10264775" cy="635"/>
                <wp:effectExtent l="0" t="0" r="3175" b="635"/>
                <wp:wrapNone/>
                <wp:docPr id="4424687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4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7F3BF" w14:textId="77777777" w:rsidR="001F3A38" w:rsidRPr="001A4750" w:rsidRDefault="001F3A38" w:rsidP="001F3A38">
                            <w:pPr>
                              <w:pStyle w:val="Caption"/>
                              <w:jc w:val="center"/>
                            </w:pPr>
                            <w:r>
                              <w:t>Figur 4: Absolut og procentmæssig fordeling af brancher mellem gruppe A og gruppe B.</w:t>
                            </w:r>
                          </w:p>
                          <w:p w14:paraId="656EB356" w14:textId="77777777" w:rsidR="001F3A38" w:rsidRPr="0028013D" w:rsidRDefault="001F3A38" w:rsidP="001F3A3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7BF31" id="_x0000_s1029" type="#_x0000_t202" style="position:absolute;margin-left:0;margin-top:181.55pt;width:808.25pt;height:.05pt;z-index:-2516520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" stroked="f">
                <v:textbox style="mso-fit-shape-to-text:t" inset="0,0,0,0">
                  <w:txbxContent>
                    <w:p w14:paraId="4997F3BF" w14:textId="77777777" w:rsidR="001F3A38" w:rsidRPr="001A4750" w:rsidRDefault="001F3A38" w:rsidP="001F3A38">
                      <w:pPr>
                        <w:pStyle w:val="Caption"/>
                        <w:jc w:val="center"/>
                      </w:pPr>
                      <w:r>
                        <w:t>Figur 4: Absolut og procentmæssig fordeling af brancher mellem gruppe A og gruppe B.</w:t>
                      </w:r>
                    </w:p>
                    <w:p w14:paraId="656EB356" w14:textId="77777777" w:rsidR="001F3A38" w:rsidRPr="0028013D" w:rsidRDefault="001F3A38" w:rsidP="001F3A38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42BFB5" w14:textId="77777777" w:rsidR="001F3A38" w:rsidRDefault="001F3A38" w:rsidP="001F3A38">
      <w:pPr>
        <w:sectPr w:rsidR="001F3A38" w:rsidSect="001F3A38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0C18AE7" w14:textId="77777777" w:rsidR="001F3A38" w:rsidRDefault="001F3A38" w:rsidP="001F3A38">
      <w:pPr>
        <w:pStyle w:val="Heading2"/>
      </w:pPr>
      <w:r w:rsidRPr="006B29B1">
        <w:lastRenderedPageBreak/>
        <w:t xml:space="preserve">  3.4 </w:t>
      </w:r>
      <w:r>
        <w:t xml:space="preserve">National og </w:t>
      </w:r>
      <w:r w:rsidRPr="006B29B1">
        <w:t>Regional fordeling</w:t>
      </w:r>
    </w:p>
    <w:p w14:paraId="6BFA750A" w14:textId="77777777" w:rsidR="001F3A38" w:rsidRPr="00A70060" w:rsidRDefault="001F3A38" w:rsidP="001F3A38">
      <w:r>
        <w:t xml:space="preserve">Figur 6 viser den geografiske fordeling af GVFK fra de to scenarier. Kortene viser også (så godt som muligt med overlappende </w:t>
      </w:r>
      <w:proofErr w:type="gramStart"/>
      <w:r>
        <w:t>GVFK polygoner</w:t>
      </w:r>
      <w:proofErr w:type="gramEnd"/>
      <w:r>
        <w:t xml:space="preserve">!) antallet af V1/V2 lokaliteter i hver GVFK mellem de to scenarier. </w:t>
      </w:r>
    </w:p>
    <w:p w14:paraId="0268F886" w14:textId="77777777" w:rsidR="001F3A38" w:rsidRDefault="001F3A38" w:rsidP="001F3A38">
      <w:r>
        <w:t>Tabellen nedenunder viser mere præcise tal for hvor i Danmark disse nye GVFK og lokaliteter befinder sig.</w:t>
      </w:r>
    </w:p>
    <w:p w14:paraId="1012D1C6" w14:textId="77777777" w:rsidR="001F3A38" w:rsidRDefault="001F3A38" w:rsidP="001F3A3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DEAD00C" wp14:editId="143C3E72">
                <wp:simplePos x="0" y="0"/>
                <wp:positionH relativeFrom="column">
                  <wp:posOffset>-1047750</wp:posOffset>
                </wp:positionH>
                <wp:positionV relativeFrom="paragraph">
                  <wp:posOffset>3796665</wp:posOffset>
                </wp:positionV>
                <wp:extent cx="7757795" cy="635"/>
                <wp:effectExtent l="0" t="0" r="0" b="0"/>
                <wp:wrapNone/>
                <wp:docPr id="5859755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7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2D8FC" w14:textId="77777777" w:rsidR="001F3A38" w:rsidRPr="00A42B8F" w:rsidRDefault="001F3A38" w:rsidP="001F3A38">
                            <w:pPr>
                              <w:pStyle w:val="Caption"/>
                              <w:ind w:left="1304" w:firstLine="1304"/>
                            </w:pPr>
                            <w:r>
                              <w:t>Figur 6: Venstre kort viser kernescenariet og højre kort viser det udvidede scenario.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AD00C" id="_x0000_s1030" type="#_x0000_t202" style="position:absolute;margin-left:-82.5pt;margin-top:298.95pt;width:610.8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" stroked="f">
                <v:textbox style="mso-fit-shape-to-text:t" inset="0,0,0,0">
                  <w:txbxContent>
                    <w:p w14:paraId="62E2D8FC" w14:textId="77777777" w:rsidR="001F3A38" w:rsidRPr="00A42B8F" w:rsidRDefault="001F3A38" w:rsidP="001F3A38">
                      <w:pPr>
                        <w:pStyle w:val="Caption"/>
                        <w:ind w:left="1304" w:firstLine="1304"/>
                      </w:pPr>
                      <w:r>
                        <w:t>Figur 6: Venstre kort viser kernescenariet og højre kort viser det udvidede scenario.</w:t>
                      </w:r>
                    </w:p>
                  </w:txbxContent>
                </v:textbox>
              </v:shape>
            </w:pict>
          </mc:Fallback>
        </mc:AlternateContent>
      </w:r>
      <w:r w:rsidRPr="003A1B66">
        <w:rPr>
          <w:noProof/>
        </w:rPr>
        <w:drawing>
          <wp:anchor distT="0" distB="0" distL="114300" distR="114300" simplePos="0" relativeHeight="251660288" behindDoc="1" locked="0" layoutInCell="1" allowOverlap="1" wp14:anchorId="663445F9" wp14:editId="713E1868">
            <wp:simplePos x="0" y="0"/>
            <wp:positionH relativeFrom="margin">
              <wp:posOffset>-1047750</wp:posOffset>
            </wp:positionH>
            <wp:positionV relativeFrom="paragraph">
              <wp:posOffset>167640</wp:posOffset>
            </wp:positionV>
            <wp:extent cx="7757795" cy="3571875"/>
            <wp:effectExtent l="0" t="0" r="0" b="9525"/>
            <wp:wrapNone/>
            <wp:docPr id="1258988960" name="Picture 9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88960" name="Picture 9" descr="A map of the united stat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941" cy="357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29B1">
        <w:t xml:space="preserve">  industriel koncentration.</w:t>
      </w:r>
    </w:p>
    <w:p w14:paraId="3D064909" w14:textId="77777777" w:rsidR="001F3A38" w:rsidRDefault="001F3A38" w:rsidP="001F3A38"/>
    <w:p w14:paraId="352CC047" w14:textId="77777777" w:rsidR="001F3A38" w:rsidRDefault="001F3A38" w:rsidP="001F3A38"/>
    <w:p w14:paraId="10D92DC0" w14:textId="77777777" w:rsidR="001F3A38" w:rsidRDefault="001F3A38" w:rsidP="001F3A38"/>
    <w:p w14:paraId="76BCDCF0" w14:textId="77777777" w:rsidR="001F3A38" w:rsidRDefault="001F3A38" w:rsidP="001F3A38"/>
    <w:p w14:paraId="4674DA40" w14:textId="77777777" w:rsidR="001F3A38" w:rsidRDefault="001F3A38" w:rsidP="001F3A38"/>
    <w:p w14:paraId="0BE594DB" w14:textId="77777777" w:rsidR="001F3A38" w:rsidRDefault="001F3A38" w:rsidP="001F3A38"/>
    <w:p w14:paraId="018C539A" w14:textId="77777777" w:rsidR="001F3A38" w:rsidRDefault="001F3A38" w:rsidP="001F3A38"/>
    <w:p w14:paraId="7F6FFDB4" w14:textId="77777777" w:rsidR="001F3A38" w:rsidRDefault="001F3A38" w:rsidP="001F3A38"/>
    <w:p w14:paraId="0664DC87" w14:textId="77777777" w:rsidR="001F3A38" w:rsidRDefault="001F3A38" w:rsidP="001F3A38"/>
    <w:p w14:paraId="666CE8E7" w14:textId="77777777" w:rsidR="001F3A38" w:rsidRDefault="001F3A38" w:rsidP="001F3A38"/>
    <w:p w14:paraId="7B2FD928" w14:textId="77777777" w:rsidR="001F3A38" w:rsidRDefault="001F3A38" w:rsidP="001F3A38"/>
    <w:p w14:paraId="75AABB4E" w14:textId="77777777" w:rsidR="001F3A38" w:rsidRDefault="001F3A38" w:rsidP="001F3A38">
      <w:r w:rsidRPr="00C75310">
        <w:rPr>
          <w:noProof/>
        </w:rPr>
        <w:drawing>
          <wp:anchor distT="0" distB="0" distL="114300" distR="114300" simplePos="0" relativeHeight="251666432" behindDoc="1" locked="0" layoutInCell="1" allowOverlap="1" wp14:anchorId="408598E7" wp14:editId="60479E13">
            <wp:simplePos x="0" y="0"/>
            <wp:positionH relativeFrom="page">
              <wp:posOffset>142875</wp:posOffset>
            </wp:positionH>
            <wp:positionV relativeFrom="paragraph">
              <wp:posOffset>306705</wp:posOffset>
            </wp:positionV>
            <wp:extent cx="7324725" cy="1638239"/>
            <wp:effectExtent l="0" t="0" r="0" b="635"/>
            <wp:wrapNone/>
            <wp:docPr id="9616560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287" cy="164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08F34" w14:textId="77777777" w:rsidR="001F3A38" w:rsidRDefault="001F3A38" w:rsidP="001F3A38">
      <w:pPr>
        <w:jc w:val="center"/>
      </w:pPr>
    </w:p>
    <w:p w14:paraId="0EE29F13" w14:textId="77777777" w:rsidR="001F3A38" w:rsidRDefault="001F3A38" w:rsidP="001F3A38"/>
    <w:p w14:paraId="26FD65EF" w14:textId="77777777" w:rsidR="001F3A38" w:rsidRPr="006B29B1" w:rsidRDefault="001F3A38" w:rsidP="001F3A38"/>
    <w:p w14:paraId="623C46FB" w14:textId="77777777" w:rsidR="001F3A38" w:rsidRDefault="001F3A38" w:rsidP="001F3A38">
      <w:r w:rsidRPr="006B29B1">
        <w:t xml:space="preserve">  </w:t>
      </w:r>
    </w:p>
    <w:p w14:paraId="3D7BFE20" w14:textId="77777777" w:rsidR="001F3A38" w:rsidRPr="006B29B1" w:rsidRDefault="001F3A38" w:rsidP="001F3A38"/>
    <w:p w14:paraId="58D0DD87" w14:textId="77777777" w:rsidR="001F3A38" w:rsidRDefault="001F3A38" w:rsidP="001F3A38">
      <w:r w:rsidRPr="006B29B1">
        <w:t xml:space="preserve"> </w:t>
      </w:r>
    </w:p>
    <w:p w14:paraId="5FCF5DF5" w14:textId="77777777" w:rsidR="001F3A38" w:rsidRDefault="001F3A38" w:rsidP="001F3A38"/>
    <w:p w14:paraId="315458A5" w14:textId="77777777" w:rsidR="001F3A38" w:rsidRPr="00D454D1" w:rsidRDefault="001F3A38" w:rsidP="001F3A38"/>
    <w:p w14:paraId="0BD98737" w14:textId="77777777" w:rsidR="001F3A38" w:rsidRDefault="001F3A38" w:rsidP="001F3A38">
      <w:pPr>
        <w:pStyle w:val="Heading3"/>
      </w:pPr>
      <w:r w:rsidRPr="00D454D1">
        <w:lastRenderedPageBreak/>
        <w:t>RESULTATER OG DISKUSSION</w:t>
      </w:r>
      <w:r>
        <w:t xml:space="preserve"> - Opsummering</w:t>
      </w:r>
    </w:p>
    <w:p w14:paraId="3324F138" w14:textId="77777777" w:rsidR="001F3A38" w:rsidRDefault="001F3A38" w:rsidP="001F3A38">
      <w:r>
        <w:t xml:space="preserve">Udvidelsen med branche-baserede lokaliteter øger GVFK-dækningen fra 218 til 310 </w:t>
      </w:r>
      <w:proofErr w:type="spellStart"/>
      <w:r>
        <w:t>GVFKs</w:t>
      </w:r>
      <w:proofErr w:type="spellEnd"/>
      <w:r>
        <w:t xml:space="preserve"> (+42%) og lokalitetsantallet fra 1,743 til 5,457 (+213%). Arealdækningen stiger fra 46.3% til 54.6% af Danmarks grundvandsmagasiner, mens volumendækningen øges fra 40.5% til 50.6%.</w:t>
      </w:r>
    </w:p>
    <w:p w14:paraId="2B46B994" w14:textId="77777777" w:rsidR="001F3A38" w:rsidRDefault="001F3A38" w:rsidP="001F3A38">
      <w:r>
        <w:t xml:space="preserve">De 92 nye </w:t>
      </w:r>
      <w:proofErr w:type="spellStart"/>
      <w:r>
        <w:t>GVFKs</w:t>
      </w:r>
      <w:proofErr w:type="spellEnd"/>
      <w:r>
        <w:t xml:space="preserve"> er systematisk mindre end kerne-</w:t>
      </w:r>
      <w:proofErr w:type="spellStart"/>
      <w:r>
        <w:t>GVFKs</w:t>
      </w:r>
      <w:proofErr w:type="spellEnd"/>
      <w:r>
        <w:t xml:space="preserve">: medianareal 8.6 km² </w:t>
      </w:r>
      <w:proofErr w:type="spellStart"/>
      <w:r>
        <w:t>vs</w:t>
      </w:r>
      <w:proofErr w:type="spellEnd"/>
      <w:r>
        <w:t xml:space="preserve"> 126.4 km² (93% mindre), medianvolumen 6.6×10⁷ m³ vs. 1.2×10⁹ m³ (95% mindre). Omkring 241 af de 3,714 branche/aktivitet-lokaliteter ligger i de nye </w:t>
      </w:r>
      <w:proofErr w:type="spellStart"/>
      <w:r>
        <w:t>GVFKs</w:t>
      </w:r>
      <w:proofErr w:type="spellEnd"/>
      <w:r>
        <w:t>, mens resten fordeles over kerne-</w:t>
      </w:r>
      <w:proofErr w:type="spellStart"/>
      <w:r>
        <w:t>GVFKs</w:t>
      </w:r>
      <w:proofErr w:type="spellEnd"/>
      <w:r>
        <w:t>.</w:t>
      </w:r>
    </w:p>
    <w:p w14:paraId="534A1A23" w14:textId="77777777" w:rsidR="001F3A38" w:rsidRDefault="001F3A38" w:rsidP="001F3A38">
      <w:r>
        <w:t xml:space="preserve">Branche/aktivitets-mønsteranalysen viser </w:t>
      </w:r>
      <w:proofErr w:type="gramStart"/>
      <w:r>
        <w:t>høj overlap</w:t>
      </w:r>
      <w:proofErr w:type="gramEnd"/>
      <w:r>
        <w:t xml:space="preserve">: 74.4% af brancher og 100% af aktiviteter i nye </w:t>
      </w:r>
      <w:proofErr w:type="spellStart"/>
      <w:r>
        <w:t>GVFKs</w:t>
      </w:r>
      <w:proofErr w:type="spellEnd"/>
      <w:r>
        <w:t xml:space="preserve"> findes også i substanslokaliteter. </w:t>
      </w:r>
    </w:p>
    <w:p w14:paraId="5CD99378" w14:textId="77777777" w:rsidR="001F3A38" w:rsidRPr="006B29B1" w:rsidRDefault="001F3A38" w:rsidP="001F3A38"/>
    <w:p w14:paraId="1B1564C5" w14:textId="08464C6A" w:rsidR="00D454D1" w:rsidRPr="001F3A38" w:rsidRDefault="00D454D1" w:rsidP="001F3A38"/>
    <w:sectPr w:rsidR="00D454D1" w:rsidRPr="001F3A38" w:rsidSect="00880D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Oliver Brincks Lund" w:date="2025-10-23T15:45:00Z" w:initials="OL">
    <w:p w14:paraId="368815AC" w14:textId="77777777" w:rsidR="001F3A38" w:rsidRDefault="001F3A38" w:rsidP="001F3A38">
      <w:pPr>
        <w:pStyle w:val="CommentText"/>
      </w:pPr>
      <w:r>
        <w:rPr>
          <w:rStyle w:val="CommentReference"/>
        </w:rPr>
        <w:annotationRef/>
      </w:r>
      <w:r>
        <w:t>Ændret fra 218 på baggrund af ændring i distance analysen.</w:t>
      </w:r>
    </w:p>
  </w:comment>
  <w:comment w:id="9" w:author="Poul Løgstrup Bjerg" w:date="2025-10-06T06:53:00Z" w:initials="PB">
    <w:p w14:paraId="1DB42800" w14:textId="77777777" w:rsidR="001F3A38" w:rsidRDefault="001F3A38" w:rsidP="001F3A38">
      <w:pPr>
        <w:pStyle w:val="CommentText"/>
      </w:pPr>
      <w:r>
        <w:rPr>
          <w:rStyle w:val="CommentReference"/>
        </w:rPr>
        <w:annotationRef/>
      </w:r>
      <w:r>
        <w:t>Hvis det ikke er kernelokaliteter, ved jeg ikke hvad det betyder?</w:t>
      </w:r>
    </w:p>
  </w:comment>
  <w:comment w:id="11" w:author="Poul Løgstrup Bjerg" w:date="2025-10-06T07:01:00Z" w:initials="PB">
    <w:p w14:paraId="236F4A8A" w14:textId="77777777" w:rsidR="001F3A38" w:rsidRDefault="001F3A38" w:rsidP="001F3A38">
      <w:pPr>
        <w:pStyle w:val="CommentText"/>
      </w:pPr>
      <w:r>
        <w:rPr>
          <w:rStyle w:val="CommentReference"/>
        </w:rPr>
        <w:annotationRef/>
      </w:r>
      <w:r>
        <w:t>Er der ikke relativt flere benzin og olie? Og færre af de mere specielle brancher? Eller er det en overfortolkning?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68815AC" w15:done="0"/>
  <w15:commentEx w15:paraId="1DB42800" w15:done="0"/>
  <w15:commentEx w15:paraId="236F4A8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85108F5" w16cex:dateUtc="2025-10-23T13:45:00Z"/>
  <w16cex:commentExtensible w16cex:durableId="643ECED0" w16cex:dateUtc="2025-10-06T04:53:00Z">
    <w16cex:extLst>
      <w16:ext w16:uri="{CE6994B0-6A32-4C9F-8C6B-6E91EDA988CE}">
        <cr:reactions xmlns:cr="http://schemas.microsoft.com/office/comments/2020/reactions">
          <cr:reaction reactionType="1">
            <cr:reactionInfo dateUtc="2025-10-06T09:02:26Z">
              <cr:user userId="S::olblu@dtu.dk::998e65da-56b1-4f0f-9a4b-722548d56548" userProvider="AD" userName="Oliver Brincks Lund"/>
            </cr:reactionInfo>
          </cr:reaction>
        </cr:reactions>
      </w16:ext>
    </w16cex:extLst>
  </w16cex:commentExtensible>
  <w16cex:commentExtensible w16cex:durableId="5235F2C4" w16cex:dateUtc="2025-10-06T05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68815AC" w16cid:durableId="285108F5"/>
  <w16cid:commentId w16cid:paraId="1DB42800" w16cid:durableId="643ECED0"/>
  <w16cid:commentId w16cid:paraId="236F4A8A" w16cid:durableId="5235F2C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5C3B94"/>
    <w:multiLevelType w:val="hybridMultilevel"/>
    <w:tmpl w:val="D66EEE7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1D7873"/>
    <w:multiLevelType w:val="hybridMultilevel"/>
    <w:tmpl w:val="3AC4E08E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8822903">
    <w:abstractNumId w:val="1"/>
  </w:num>
  <w:num w:numId="2" w16cid:durableId="197671237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Oliver Brincks Lund">
    <w15:presenceInfo w15:providerId="AD" w15:userId="S::olblu@dtu.dk::998e65da-56b1-4f0f-9a4b-722548d56548"/>
  </w15:person>
  <w15:person w15:author="Poul Løgstrup Bjerg">
    <w15:presenceInfo w15:providerId="AD" w15:userId="S::plbj@dtu.dk::7f2540f1-ca4d-4065-b428-03e4bee6d3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C2F"/>
    <w:rsid w:val="00010756"/>
    <w:rsid w:val="000267D7"/>
    <w:rsid w:val="00031D71"/>
    <w:rsid w:val="00083564"/>
    <w:rsid w:val="000C5636"/>
    <w:rsid w:val="00107BEF"/>
    <w:rsid w:val="00107ED2"/>
    <w:rsid w:val="00130377"/>
    <w:rsid w:val="00134C71"/>
    <w:rsid w:val="00172526"/>
    <w:rsid w:val="0019715C"/>
    <w:rsid w:val="001A4750"/>
    <w:rsid w:val="001B5F63"/>
    <w:rsid w:val="001B6E1C"/>
    <w:rsid w:val="001F3A38"/>
    <w:rsid w:val="002237EA"/>
    <w:rsid w:val="00224C2F"/>
    <w:rsid w:val="002350A6"/>
    <w:rsid w:val="00243685"/>
    <w:rsid w:val="00256576"/>
    <w:rsid w:val="00271CDD"/>
    <w:rsid w:val="0028226C"/>
    <w:rsid w:val="00284331"/>
    <w:rsid w:val="002B355E"/>
    <w:rsid w:val="002D12B9"/>
    <w:rsid w:val="002D19D9"/>
    <w:rsid w:val="002D24CF"/>
    <w:rsid w:val="002F173F"/>
    <w:rsid w:val="00312377"/>
    <w:rsid w:val="0033303A"/>
    <w:rsid w:val="00353408"/>
    <w:rsid w:val="00354AD9"/>
    <w:rsid w:val="003624DE"/>
    <w:rsid w:val="00380A52"/>
    <w:rsid w:val="00383EBA"/>
    <w:rsid w:val="00391341"/>
    <w:rsid w:val="003A1B66"/>
    <w:rsid w:val="003A6532"/>
    <w:rsid w:val="004337F3"/>
    <w:rsid w:val="00465DD9"/>
    <w:rsid w:val="004663B5"/>
    <w:rsid w:val="0049565B"/>
    <w:rsid w:val="004A1DB1"/>
    <w:rsid w:val="004B1CBB"/>
    <w:rsid w:val="004D76D1"/>
    <w:rsid w:val="00510366"/>
    <w:rsid w:val="0055237C"/>
    <w:rsid w:val="0056640C"/>
    <w:rsid w:val="00593B73"/>
    <w:rsid w:val="005C5937"/>
    <w:rsid w:val="00611C9A"/>
    <w:rsid w:val="006237BA"/>
    <w:rsid w:val="00633DC6"/>
    <w:rsid w:val="00643837"/>
    <w:rsid w:val="006623E9"/>
    <w:rsid w:val="00664A74"/>
    <w:rsid w:val="0066530C"/>
    <w:rsid w:val="00665384"/>
    <w:rsid w:val="00671FE4"/>
    <w:rsid w:val="0068192C"/>
    <w:rsid w:val="006876A0"/>
    <w:rsid w:val="006A3B4D"/>
    <w:rsid w:val="006B29B1"/>
    <w:rsid w:val="006C4C83"/>
    <w:rsid w:val="006E0DCA"/>
    <w:rsid w:val="00717173"/>
    <w:rsid w:val="00726BE5"/>
    <w:rsid w:val="00730096"/>
    <w:rsid w:val="00742697"/>
    <w:rsid w:val="00746C15"/>
    <w:rsid w:val="00755B98"/>
    <w:rsid w:val="007848A2"/>
    <w:rsid w:val="007A0312"/>
    <w:rsid w:val="007B52AF"/>
    <w:rsid w:val="007B6918"/>
    <w:rsid w:val="007C1238"/>
    <w:rsid w:val="007C152D"/>
    <w:rsid w:val="00814447"/>
    <w:rsid w:val="00815895"/>
    <w:rsid w:val="00816C37"/>
    <w:rsid w:val="0082101E"/>
    <w:rsid w:val="00831A7F"/>
    <w:rsid w:val="00834921"/>
    <w:rsid w:val="00843CDB"/>
    <w:rsid w:val="0084581A"/>
    <w:rsid w:val="00860427"/>
    <w:rsid w:val="00863199"/>
    <w:rsid w:val="0086480F"/>
    <w:rsid w:val="0088073F"/>
    <w:rsid w:val="00880D54"/>
    <w:rsid w:val="008850F6"/>
    <w:rsid w:val="008906E5"/>
    <w:rsid w:val="008B076F"/>
    <w:rsid w:val="008E6684"/>
    <w:rsid w:val="008F7A6E"/>
    <w:rsid w:val="009051BD"/>
    <w:rsid w:val="0091226C"/>
    <w:rsid w:val="009253FD"/>
    <w:rsid w:val="009440A7"/>
    <w:rsid w:val="00950875"/>
    <w:rsid w:val="009510A2"/>
    <w:rsid w:val="00963B92"/>
    <w:rsid w:val="00964C6F"/>
    <w:rsid w:val="00986DA9"/>
    <w:rsid w:val="009D0D71"/>
    <w:rsid w:val="009E44C6"/>
    <w:rsid w:val="009F0E25"/>
    <w:rsid w:val="009F426B"/>
    <w:rsid w:val="00A23F88"/>
    <w:rsid w:val="00A25FB2"/>
    <w:rsid w:val="00A43D6E"/>
    <w:rsid w:val="00A70060"/>
    <w:rsid w:val="00A74491"/>
    <w:rsid w:val="00A860A0"/>
    <w:rsid w:val="00AD36AA"/>
    <w:rsid w:val="00B10FC0"/>
    <w:rsid w:val="00B12169"/>
    <w:rsid w:val="00B34FB7"/>
    <w:rsid w:val="00B36520"/>
    <w:rsid w:val="00B36799"/>
    <w:rsid w:val="00B368E5"/>
    <w:rsid w:val="00B444DD"/>
    <w:rsid w:val="00B662DF"/>
    <w:rsid w:val="00B7626C"/>
    <w:rsid w:val="00B87D48"/>
    <w:rsid w:val="00B92F77"/>
    <w:rsid w:val="00BC038C"/>
    <w:rsid w:val="00BE072A"/>
    <w:rsid w:val="00BF7596"/>
    <w:rsid w:val="00C01BCA"/>
    <w:rsid w:val="00C307AC"/>
    <w:rsid w:val="00C31649"/>
    <w:rsid w:val="00C5015F"/>
    <w:rsid w:val="00C75310"/>
    <w:rsid w:val="00C94F11"/>
    <w:rsid w:val="00C955BA"/>
    <w:rsid w:val="00C95966"/>
    <w:rsid w:val="00CB1F1D"/>
    <w:rsid w:val="00CB24C0"/>
    <w:rsid w:val="00CB59AF"/>
    <w:rsid w:val="00CB64C9"/>
    <w:rsid w:val="00CE2F3A"/>
    <w:rsid w:val="00CF075C"/>
    <w:rsid w:val="00D11598"/>
    <w:rsid w:val="00D33240"/>
    <w:rsid w:val="00D34671"/>
    <w:rsid w:val="00D454D1"/>
    <w:rsid w:val="00D60DF7"/>
    <w:rsid w:val="00D96C3A"/>
    <w:rsid w:val="00DC3528"/>
    <w:rsid w:val="00DE09B2"/>
    <w:rsid w:val="00DE7412"/>
    <w:rsid w:val="00DF50F3"/>
    <w:rsid w:val="00DF5F13"/>
    <w:rsid w:val="00DF7C6C"/>
    <w:rsid w:val="00E16B65"/>
    <w:rsid w:val="00E23336"/>
    <w:rsid w:val="00E25273"/>
    <w:rsid w:val="00E83773"/>
    <w:rsid w:val="00E83C11"/>
    <w:rsid w:val="00EC5C58"/>
    <w:rsid w:val="00EE1928"/>
    <w:rsid w:val="00EF4B25"/>
    <w:rsid w:val="00EF7450"/>
    <w:rsid w:val="00F16E55"/>
    <w:rsid w:val="00F36B22"/>
    <w:rsid w:val="00F73CED"/>
    <w:rsid w:val="00F74053"/>
    <w:rsid w:val="00F8416B"/>
    <w:rsid w:val="00F8486A"/>
    <w:rsid w:val="00F85989"/>
    <w:rsid w:val="00F92790"/>
    <w:rsid w:val="00F935B3"/>
    <w:rsid w:val="00FA4FE0"/>
    <w:rsid w:val="00FC233E"/>
    <w:rsid w:val="00FC3702"/>
    <w:rsid w:val="00FC4B91"/>
    <w:rsid w:val="00FE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DF0C3"/>
  <w15:chartTrackingRefBased/>
  <w15:docId w15:val="{9EF3106B-DF2B-4721-9661-5F1B584D6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A38"/>
  </w:style>
  <w:style w:type="paragraph" w:styleId="Heading1">
    <w:name w:val="heading 1"/>
    <w:basedOn w:val="Normal"/>
    <w:next w:val="Normal"/>
    <w:link w:val="Heading1Char"/>
    <w:uiPriority w:val="9"/>
    <w:qFormat/>
    <w:rsid w:val="00224C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4C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4C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C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C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C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C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C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C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C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24C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24C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C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C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C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C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C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C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C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C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C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C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C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C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C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C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C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C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C2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F745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F426B"/>
    <w:rPr>
      <w:rFonts w:ascii="Times New Roman" w:hAnsi="Times New Roman" w:cs="Times New Roman"/>
    </w:rPr>
  </w:style>
  <w:style w:type="paragraph" w:styleId="Revision">
    <w:name w:val="Revision"/>
    <w:hidden/>
    <w:uiPriority w:val="99"/>
    <w:semiHidden/>
    <w:rsid w:val="004D76D1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B36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365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36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6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652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microsoft.com/office/2018/08/relationships/commentsExtensible" Target="commentsExtensible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A5820-35C7-4B4E-B877-267895244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11</Pages>
  <Words>987</Words>
  <Characters>6026</Characters>
  <Application>Microsoft Office Word</Application>
  <DocSecurity>0</DocSecurity>
  <Lines>50</Lines>
  <Paragraphs>13</Paragraphs>
  <ScaleCrop>false</ScaleCrop>
  <Company>Technical University of Denmark - DTU</Company>
  <LinksUpToDate>false</LinksUpToDate>
  <CharactersWithSpaces>7000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Brincks Lund</dc:creator>
  <cp:keywords/>
  <dc:description/>
  <cp:lastModifiedBy>Oliver Brincks Lund</cp:lastModifiedBy>
  <cp:revision>24</cp:revision>
  <dcterms:created xsi:type="dcterms:W3CDTF">2025-10-06T08:49:00Z</dcterms:created>
  <dcterms:modified xsi:type="dcterms:W3CDTF">2025-10-23T14:15:00Z</dcterms:modified>
</cp:coreProperties>
</file>